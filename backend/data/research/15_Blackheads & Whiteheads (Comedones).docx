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0BA47" w14:textId="77777777" w:rsidR="0084134D" w:rsidRPr="0084134D" w:rsidRDefault="0084134D" w:rsidP="0084134D">
      <w:pPr>
        <w:rPr>
          <w:b/>
          <w:bCs/>
        </w:rPr>
      </w:pPr>
      <w:r w:rsidRPr="0084134D">
        <w:rPr>
          <w:b/>
          <w:bCs/>
        </w:rPr>
        <w:t>Comedo</w:t>
      </w:r>
    </w:p>
    <w:p w14:paraId="7E0709B6" w14:textId="77777777" w:rsidR="0084134D" w:rsidRPr="0084134D" w:rsidRDefault="0084134D" w:rsidP="0084134D"/>
    <w:p w14:paraId="6F0C75BD" w14:textId="77777777" w:rsidR="0084134D" w:rsidRPr="0084134D" w:rsidRDefault="0084134D" w:rsidP="0084134D">
      <w:r w:rsidRPr="0084134D">
        <w:t>February 2017.</w:t>
      </w:r>
    </w:p>
    <w:p w14:paraId="4C0DBFC8" w14:textId="77777777" w:rsidR="0084134D" w:rsidRPr="0084134D" w:rsidRDefault="0084134D" w:rsidP="0084134D">
      <w:hyperlink r:id="rId5" w:anchor="Introduction" w:history="1">
        <w:r w:rsidRPr="0084134D">
          <w:rPr>
            <w:rStyle w:val="Hyperlink"/>
          </w:rPr>
          <w:t>Introduction</w:t>
        </w:r>
      </w:hyperlink>
      <w:r w:rsidRPr="0084134D">
        <w:t> </w:t>
      </w:r>
      <w:hyperlink r:id="rId6" w:anchor="Characteristic%20conditions" w:history="1">
        <w:r w:rsidRPr="0084134D">
          <w:rPr>
            <w:rStyle w:val="Hyperlink"/>
          </w:rPr>
          <w:t>Characteristic conditions</w:t>
        </w:r>
      </w:hyperlink>
    </w:p>
    <w:p w14:paraId="468339B1" w14:textId="77777777" w:rsidR="0084134D" w:rsidRPr="0084134D" w:rsidRDefault="0084134D" w:rsidP="0084134D">
      <w:pPr>
        <w:rPr>
          <w:b/>
          <w:bCs/>
        </w:rPr>
      </w:pPr>
      <w:r w:rsidRPr="0084134D">
        <w:rPr>
          <w:b/>
          <w:bCs/>
        </w:rPr>
        <w:t>What is a comedo?</w:t>
      </w:r>
    </w:p>
    <w:p w14:paraId="33491391" w14:textId="77777777" w:rsidR="0084134D" w:rsidRPr="0084134D" w:rsidRDefault="0084134D" w:rsidP="0084134D">
      <w:r w:rsidRPr="0084134D">
        <w:t>A comedo (plural comedones) is a plugged follicular orifice.</w:t>
      </w:r>
    </w:p>
    <w:p w14:paraId="15807A78" w14:textId="77777777" w:rsidR="0084134D" w:rsidRPr="0084134D" w:rsidRDefault="0084134D" w:rsidP="0084134D">
      <w:pPr>
        <w:numPr>
          <w:ilvl w:val="0"/>
          <w:numId w:val="1"/>
        </w:numPr>
      </w:pPr>
      <w:r w:rsidRPr="0084134D">
        <w:t>Open comedones (blackheads) are grey, orange, brown or black papules. The keratinous contents can be expressed or extracted.</w:t>
      </w:r>
    </w:p>
    <w:p w14:paraId="7CE70A6F" w14:textId="77777777" w:rsidR="0084134D" w:rsidRPr="0084134D" w:rsidRDefault="0084134D" w:rsidP="0084134D">
      <w:pPr>
        <w:numPr>
          <w:ilvl w:val="0"/>
          <w:numId w:val="1"/>
        </w:numPr>
      </w:pPr>
      <w:r w:rsidRPr="0084134D">
        <w:t>Closed comedones (whiteheads) are uninflamed skin-coloured papules. They must be punctured to remove their contents.</w:t>
      </w:r>
    </w:p>
    <w:p w14:paraId="4688310C" w14:textId="77777777" w:rsidR="0084134D" w:rsidRPr="0084134D" w:rsidRDefault="0084134D" w:rsidP="0084134D">
      <w:pPr>
        <w:rPr>
          <w:b/>
          <w:bCs/>
        </w:rPr>
      </w:pPr>
      <w:r w:rsidRPr="0084134D">
        <w:rPr>
          <w:b/>
          <w:bCs/>
        </w:rPr>
        <w:t>Which conditions are characterised by a comedo?</w:t>
      </w:r>
    </w:p>
    <w:p w14:paraId="71CE6269" w14:textId="77777777" w:rsidR="0084134D" w:rsidRPr="0084134D" w:rsidRDefault="0084134D" w:rsidP="0084134D">
      <w:r w:rsidRPr="0084134D">
        <w:t>Skin lesions and conditions in which there are prominent comedones include:</w:t>
      </w:r>
    </w:p>
    <w:p w14:paraId="15A25A2C" w14:textId="77777777" w:rsidR="0084134D" w:rsidRPr="0084134D" w:rsidRDefault="0084134D" w:rsidP="0084134D">
      <w:pPr>
        <w:numPr>
          <w:ilvl w:val="0"/>
          <w:numId w:val="2"/>
        </w:numPr>
      </w:pPr>
      <w:hyperlink r:id="rId7" w:history="1">
        <w:r w:rsidRPr="0084134D">
          <w:rPr>
            <w:rStyle w:val="Hyperlink"/>
          </w:rPr>
          <w:t>Acne,</w:t>
        </w:r>
      </w:hyperlink>
      <w:r w:rsidRPr="0084134D">
        <w:t> especially </w:t>
      </w:r>
      <w:hyperlink r:id="rId8" w:history="1">
        <w:r w:rsidRPr="0084134D">
          <w:rPr>
            <w:rStyle w:val="Hyperlink"/>
          </w:rPr>
          <w:t>acne vulgaris</w:t>
        </w:r>
      </w:hyperlink>
      <w:r w:rsidRPr="0084134D">
        <w:t> and </w:t>
      </w:r>
      <w:hyperlink r:id="rId9" w:history="1">
        <w:r w:rsidRPr="0084134D">
          <w:rPr>
            <w:rStyle w:val="Hyperlink"/>
          </w:rPr>
          <w:t>comedonal acne</w:t>
        </w:r>
      </w:hyperlink>
    </w:p>
    <w:p w14:paraId="1069FF90" w14:textId="77777777" w:rsidR="0084134D" w:rsidRPr="0084134D" w:rsidRDefault="0084134D" w:rsidP="0084134D">
      <w:pPr>
        <w:numPr>
          <w:ilvl w:val="0"/>
          <w:numId w:val="2"/>
        </w:numPr>
      </w:pPr>
      <w:hyperlink r:id="rId10" w:history="1">
        <w:r w:rsidRPr="0084134D">
          <w:rPr>
            <w:rStyle w:val="Hyperlink"/>
          </w:rPr>
          <w:t>Hidradenitis suppurativa</w:t>
        </w:r>
      </w:hyperlink>
    </w:p>
    <w:p w14:paraId="4D7DE5EB" w14:textId="77777777" w:rsidR="0084134D" w:rsidRPr="0084134D" w:rsidRDefault="0084134D" w:rsidP="0084134D">
      <w:pPr>
        <w:numPr>
          <w:ilvl w:val="0"/>
          <w:numId w:val="2"/>
        </w:numPr>
      </w:pPr>
      <w:hyperlink r:id="rId11" w:history="1">
        <w:r w:rsidRPr="0084134D">
          <w:rPr>
            <w:rStyle w:val="Hyperlink"/>
          </w:rPr>
          <w:t>Solar (senile) comedones</w:t>
        </w:r>
      </w:hyperlink>
      <w:r w:rsidRPr="0084134D">
        <w:t> and </w:t>
      </w:r>
      <w:hyperlink r:id="rId12" w:history="1">
        <w:r w:rsidRPr="0084134D">
          <w:rPr>
            <w:rStyle w:val="Hyperlink"/>
          </w:rPr>
          <w:t>Favre Racouchot syndrome</w:t>
        </w:r>
      </w:hyperlink>
    </w:p>
    <w:p w14:paraId="71EA4175" w14:textId="77777777" w:rsidR="0084134D" w:rsidRPr="0084134D" w:rsidRDefault="0084134D" w:rsidP="0084134D">
      <w:pPr>
        <w:numPr>
          <w:ilvl w:val="0"/>
          <w:numId w:val="2"/>
        </w:numPr>
      </w:pPr>
      <w:hyperlink r:id="rId13" w:history="1">
        <w:r w:rsidRPr="0084134D">
          <w:rPr>
            <w:rStyle w:val="Hyperlink"/>
          </w:rPr>
          <w:t>Discoid lupus erythematosus</w:t>
        </w:r>
      </w:hyperlink>
    </w:p>
    <w:p w14:paraId="42DE2495" w14:textId="77777777" w:rsidR="0084134D" w:rsidRPr="0084134D" w:rsidRDefault="0084134D" w:rsidP="0084134D">
      <w:pPr>
        <w:numPr>
          <w:ilvl w:val="0"/>
          <w:numId w:val="2"/>
        </w:numPr>
      </w:pPr>
      <w:r w:rsidRPr="0084134D">
        <w:rPr>
          <w:u w:val="single"/>
        </w:rPr>
        <w:t>A </w:t>
      </w:r>
      <w:hyperlink r:id="rId14" w:history="1">
        <w:r w:rsidRPr="0084134D">
          <w:rPr>
            <w:rStyle w:val="Hyperlink"/>
          </w:rPr>
          <w:t>seborrhoeic keratosis</w:t>
        </w:r>
      </w:hyperlink>
      <w:r w:rsidRPr="0084134D">
        <w:t> (best seen on</w:t>
      </w:r>
      <w:hyperlink r:id="rId15" w:history="1">
        <w:r w:rsidRPr="0084134D">
          <w:rPr>
            <w:rStyle w:val="Hyperlink"/>
          </w:rPr>
          <w:t> dermatoscopy</w:t>
        </w:r>
      </w:hyperlink>
      <w:r w:rsidRPr="0084134D">
        <w:t>)</w:t>
      </w:r>
    </w:p>
    <w:p w14:paraId="5F2E445D" w14:textId="77777777" w:rsidR="0084134D" w:rsidRPr="0084134D" w:rsidRDefault="0084134D" w:rsidP="0084134D">
      <w:pPr>
        <w:numPr>
          <w:ilvl w:val="0"/>
          <w:numId w:val="2"/>
        </w:numPr>
      </w:pPr>
      <w:r w:rsidRPr="0084134D">
        <w:t>A compound or dermal papillomatous </w:t>
      </w:r>
      <w:hyperlink r:id="rId16" w:history="1">
        <w:r w:rsidRPr="0084134D">
          <w:rPr>
            <w:rStyle w:val="Hyperlink"/>
          </w:rPr>
          <w:t>melanocytic naevus</w:t>
        </w:r>
      </w:hyperlink>
      <w:r w:rsidRPr="0084134D">
        <w:t> or </w:t>
      </w:r>
      <w:hyperlink r:id="rId17" w:history="1">
        <w:r w:rsidRPr="0084134D">
          <w:rPr>
            <w:rStyle w:val="Hyperlink"/>
          </w:rPr>
          <w:t>mole</w:t>
        </w:r>
      </w:hyperlink>
      <w:r w:rsidRPr="0084134D">
        <w:t> (best seen on </w:t>
      </w:r>
      <w:hyperlink r:id="rId18" w:history="1">
        <w:r w:rsidRPr="0084134D">
          <w:rPr>
            <w:rStyle w:val="Hyperlink"/>
          </w:rPr>
          <w:t>dermatoscopy)</w:t>
        </w:r>
      </w:hyperlink>
    </w:p>
    <w:p w14:paraId="0D0194A1" w14:textId="77777777" w:rsidR="0084134D" w:rsidRPr="0084134D" w:rsidRDefault="0084134D" w:rsidP="0084134D">
      <w:pPr>
        <w:numPr>
          <w:ilvl w:val="0"/>
          <w:numId w:val="2"/>
        </w:numPr>
      </w:pPr>
      <w:r w:rsidRPr="0084134D">
        <w:rPr>
          <w:u w:val="single"/>
        </w:rPr>
        <w:t>A </w:t>
      </w:r>
      <w:hyperlink r:id="rId19" w:history="1">
        <w:r w:rsidRPr="0084134D">
          <w:rPr>
            <w:rStyle w:val="Hyperlink"/>
          </w:rPr>
          <w:t>comedone naevus</w:t>
        </w:r>
      </w:hyperlink>
    </w:p>
    <w:p w14:paraId="10AFAD19" w14:textId="77777777" w:rsidR="0084134D" w:rsidRPr="0084134D" w:rsidRDefault="0084134D" w:rsidP="0084134D">
      <w:pPr>
        <w:numPr>
          <w:ilvl w:val="0"/>
          <w:numId w:val="2"/>
        </w:numPr>
      </w:pPr>
      <w:r w:rsidRPr="0084134D">
        <w:rPr>
          <w:u w:val="single"/>
        </w:rPr>
        <w:t>An </w:t>
      </w:r>
      <w:hyperlink r:id="rId20" w:history="1">
        <w:r w:rsidRPr="0084134D">
          <w:rPr>
            <w:rStyle w:val="Hyperlink"/>
          </w:rPr>
          <w:t>epidermal cyst</w:t>
        </w:r>
      </w:hyperlink>
      <w:r w:rsidRPr="0084134D">
        <w:t> (giant </w:t>
      </w:r>
      <w:hyperlink r:id="rId21" w:history="1">
        <w:r w:rsidRPr="0084134D">
          <w:rPr>
            <w:rStyle w:val="Hyperlink"/>
          </w:rPr>
          <w:t>comedo)</w:t>
        </w:r>
      </w:hyperlink>
    </w:p>
    <w:p w14:paraId="3E904BEF" w14:textId="77777777" w:rsidR="0084134D" w:rsidRPr="0084134D" w:rsidRDefault="0084134D" w:rsidP="0084134D">
      <w:pPr>
        <w:numPr>
          <w:ilvl w:val="0"/>
          <w:numId w:val="2"/>
        </w:numPr>
      </w:pPr>
      <w:r w:rsidRPr="0084134D">
        <w:rPr>
          <w:u w:val="single"/>
        </w:rPr>
        <w:t>A </w:t>
      </w:r>
      <w:hyperlink r:id="rId22" w:history="1">
        <w:r w:rsidRPr="0084134D">
          <w:rPr>
            <w:rStyle w:val="Hyperlink"/>
          </w:rPr>
          <w:t>dilated pore of Winer</w:t>
        </w:r>
      </w:hyperlink>
    </w:p>
    <w:p w14:paraId="40BDDDFA" w14:textId="77777777" w:rsidR="0084134D" w:rsidRPr="0084134D" w:rsidRDefault="0084134D" w:rsidP="0084134D">
      <w:pPr>
        <w:numPr>
          <w:ilvl w:val="0"/>
          <w:numId w:val="2"/>
        </w:numPr>
      </w:pPr>
      <w:hyperlink r:id="rId23" w:history="1">
        <w:r w:rsidRPr="0084134D">
          <w:rPr>
            <w:rStyle w:val="Hyperlink"/>
          </w:rPr>
          <w:t>Enlarged pores</w:t>
        </w:r>
      </w:hyperlink>
      <w:r w:rsidRPr="0084134D">
        <w:t>.</w:t>
      </w:r>
    </w:p>
    <w:p w14:paraId="4EF9849B" w14:textId="77777777" w:rsidR="0084134D" w:rsidRPr="0084134D" w:rsidRDefault="0084134D" w:rsidP="0084134D">
      <w:pPr>
        <w:rPr>
          <w:lang w:val="en"/>
        </w:rPr>
      </w:pPr>
      <w:r w:rsidRPr="0084134D">
        <w:rPr>
          <w:lang w:val="en"/>
        </w:rPr>
        <w:t>PlayNext</w:t>
      </w:r>
    </w:p>
    <w:p w14:paraId="5560FE68" w14:textId="77777777" w:rsidR="0084134D" w:rsidRPr="0084134D" w:rsidRDefault="0084134D" w:rsidP="0084134D">
      <w:pPr>
        <w:rPr>
          <w:lang w:val="en"/>
        </w:rPr>
      </w:pPr>
      <w:r w:rsidRPr="0084134D">
        <w:rPr>
          <w:lang w:val="en"/>
        </w:rPr>
        <w:t>Mute</w:t>
      </w:r>
    </w:p>
    <w:p w14:paraId="050CBC4B" w14:textId="77777777" w:rsidR="0084134D" w:rsidRPr="0084134D" w:rsidRDefault="0084134D" w:rsidP="0084134D">
      <w:pPr>
        <w:rPr>
          <w:lang w:val="en"/>
        </w:rPr>
      </w:pPr>
      <w:r w:rsidRPr="0084134D">
        <w:rPr>
          <w:lang w:val="en"/>
        </w:rPr>
        <w:t>Current Time 0:02</w:t>
      </w:r>
    </w:p>
    <w:p w14:paraId="54A03AEC" w14:textId="77777777" w:rsidR="0084134D" w:rsidRPr="0084134D" w:rsidRDefault="0084134D" w:rsidP="0084134D">
      <w:pPr>
        <w:rPr>
          <w:lang w:val="en"/>
        </w:rPr>
      </w:pPr>
      <w:r w:rsidRPr="0084134D">
        <w:rPr>
          <w:lang w:val="en"/>
        </w:rPr>
        <w:t>/</w:t>
      </w:r>
    </w:p>
    <w:p w14:paraId="220159FC" w14:textId="77777777" w:rsidR="0084134D" w:rsidRPr="0084134D" w:rsidRDefault="0084134D" w:rsidP="0084134D">
      <w:pPr>
        <w:rPr>
          <w:lang w:val="en"/>
        </w:rPr>
      </w:pPr>
      <w:r w:rsidRPr="0084134D">
        <w:rPr>
          <w:lang w:val="en"/>
        </w:rPr>
        <w:t>Duration 5:14</w:t>
      </w:r>
    </w:p>
    <w:p w14:paraId="28E5E1C1" w14:textId="77777777" w:rsidR="0084134D" w:rsidRPr="0084134D" w:rsidRDefault="0084134D" w:rsidP="0084134D">
      <w:pPr>
        <w:rPr>
          <w:lang w:val="en"/>
        </w:rPr>
      </w:pPr>
      <w:r w:rsidRPr="0084134D">
        <w:rPr>
          <w:lang w:val="en"/>
        </w:rPr>
        <w:t>Fullscreen</w:t>
      </w:r>
    </w:p>
    <w:p w14:paraId="16126E5A" w14:textId="77777777" w:rsidR="0084134D" w:rsidRPr="0084134D" w:rsidRDefault="0084134D" w:rsidP="0084134D">
      <w:pPr>
        <w:rPr>
          <w:b/>
          <w:bCs/>
        </w:rPr>
      </w:pPr>
      <w:r w:rsidRPr="0084134D">
        <w:rPr>
          <w:b/>
          <w:bCs/>
        </w:rPr>
        <w:t>ADVERTISEMENT</w:t>
      </w:r>
    </w:p>
    <w:p w14:paraId="5C201FE0" w14:textId="77777777" w:rsidR="0084134D" w:rsidRPr="0084134D" w:rsidRDefault="0084134D" w:rsidP="0084134D">
      <w:pPr>
        <w:rPr>
          <w:b/>
          <w:bCs/>
        </w:rPr>
      </w:pPr>
      <w:r w:rsidRPr="0084134D">
        <w:rPr>
          <w:b/>
          <w:bCs/>
        </w:rPr>
        <w:t>On DermNet</w:t>
      </w:r>
    </w:p>
    <w:p w14:paraId="5773C285" w14:textId="77777777" w:rsidR="0084134D" w:rsidRPr="0084134D" w:rsidRDefault="0084134D" w:rsidP="0084134D">
      <w:pPr>
        <w:numPr>
          <w:ilvl w:val="0"/>
          <w:numId w:val="3"/>
        </w:numPr>
      </w:pPr>
      <w:hyperlink r:id="rId24" w:history="1">
        <w:r w:rsidRPr="0084134D">
          <w:rPr>
            <w:rStyle w:val="Hyperlink"/>
          </w:rPr>
          <w:t>Acne and follicular conditions</w:t>
        </w:r>
      </w:hyperlink>
    </w:p>
    <w:p w14:paraId="0EFA429C" w14:textId="77777777" w:rsidR="0084134D" w:rsidRPr="0084134D" w:rsidRDefault="0084134D" w:rsidP="0084134D">
      <w:r w:rsidRPr="0084134D">
        <w:lastRenderedPageBreak/>
        <w:t> </w:t>
      </w:r>
    </w:p>
    <w:p w14:paraId="31DA096E" w14:textId="77777777" w:rsidR="0084134D" w:rsidRPr="0084134D" w:rsidRDefault="0084134D" w:rsidP="0084134D">
      <w:pPr>
        <w:rPr>
          <w:b/>
          <w:bCs/>
        </w:rPr>
      </w:pPr>
      <w:r w:rsidRPr="0084134D">
        <w:rPr>
          <w:b/>
          <w:bCs/>
        </w:rPr>
        <w:t>Books about skin diseases</w:t>
      </w:r>
    </w:p>
    <w:p w14:paraId="14A881A1" w14:textId="77777777" w:rsidR="0084134D" w:rsidRPr="0084134D" w:rsidRDefault="0084134D" w:rsidP="0084134D">
      <w:pPr>
        <w:numPr>
          <w:ilvl w:val="0"/>
          <w:numId w:val="4"/>
        </w:numPr>
      </w:pPr>
      <w:hyperlink r:id="rId25" w:history="1">
        <w:r w:rsidRPr="0084134D">
          <w:rPr>
            <w:rStyle w:val="Hyperlink"/>
          </w:rPr>
          <w:t>Books about the skin</w:t>
        </w:r>
      </w:hyperlink>
    </w:p>
    <w:p w14:paraId="1F81A79A" w14:textId="77777777" w:rsidR="0084134D" w:rsidRPr="0084134D" w:rsidRDefault="0084134D" w:rsidP="0084134D">
      <w:pPr>
        <w:numPr>
          <w:ilvl w:val="0"/>
          <w:numId w:val="4"/>
        </w:numPr>
      </w:pPr>
      <w:hyperlink r:id="rId26" w:tgtFrame="_blank" w:history="1">
        <w:r w:rsidRPr="0084134D">
          <w:rPr>
            <w:rStyle w:val="Hyperlink"/>
            <w:i/>
            <w:iCs/>
          </w:rPr>
          <w:t>Dermatology Made Easy</w:t>
        </w:r>
        <w:r w:rsidRPr="0084134D">
          <w:rPr>
            <w:rStyle w:val="Hyperlink"/>
          </w:rPr>
          <w:t> - second edition</w:t>
        </w:r>
      </w:hyperlink>
    </w:p>
    <w:p w14:paraId="4C077591" w14:textId="77777777" w:rsidR="0084134D" w:rsidRPr="0084134D" w:rsidRDefault="0084134D" w:rsidP="0084134D">
      <w:pPr>
        <w:rPr>
          <w:b/>
          <w:bCs/>
        </w:rPr>
      </w:pPr>
      <w:r w:rsidRPr="0084134D">
        <w:rPr>
          <w:b/>
          <w:bCs/>
        </w:rPr>
        <w:t>ADVERTISEMENT</w:t>
      </w:r>
    </w:p>
    <w:p w14:paraId="55362579" w14:textId="77777777" w:rsidR="0084134D" w:rsidRPr="0084134D" w:rsidRDefault="0084134D" w:rsidP="0084134D">
      <w:pPr>
        <w:rPr>
          <w:b/>
          <w:bCs/>
        </w:rPr>
      </w:pPr>
      <w:r w:rsidRPr="0084134D">
        <w:rPr>
          <w:b/>
          <w:bCs/>
        </w:rPr>
        <w:t>Other recommended articles</w:t>
      </w:r>
    </w:p>
    <w:p w14:paraId="19487F15" w14:textId="77777777" w:rsidR="0084134D" w:rsidRPr="0084134D" w:rsidRDefault="0084134D" w:rsidP="0084134D">
      <w:pPr>
        <w:rPr>
          <w:ins w:id="0" w:author="Unknown"/>
          <w:b/>
          <w:bCs/>
        </w:rPr>
      </w:pPr>
      <w:ins w:id="1" w:author="Unknown">
        <w:r w:rsidRPr="0084134D">
          <w:rPr>
            <w:b/>
            <w:bCs/>
          </w:rPr>
          <w:t>Around the web</w:t>
        </w:r>
      </w:ins>
    </w:p>
    <w:p w14:paraId="0D40003B" w14:textId="77777777" w:rsidR="0084134D" w:rsidRPr="0084134D" w:rsidRDefault="0084134D" w:rsidP="0084134D">
      <w:pPr>
        <w:numPr>
          <w:ilvl w:val="0"/>
          <w:numId w:val="5"/>
        </w:numPr>
        <w:rPr>
          <w:ins w:id="2" w:author="Unknown"/>
        </w:rPr>
      </w:pPr>
      <w:ins w:id="3" w:author="Unknown">
        <w:r w:rsidRPr="0084134D">
          <w:fldChar w:fldCharType="begin"/>
        </w:r>
        <w:r w:rsidRPr="0084134D">
          <w:instrText>HYPERLINK "https://rev.trendmd.com/open/788fFAFrRIQAjPW5YvczIeO01cVJeLB2zBSacF1MirSMPMN3juQnsM4MpkxTPDUNrQDa-aN5rcBgjVV_iyYN0ahzIxdvIIk2WvbSHdVbkMZV4IzQsyk9YHPj7MTDO-hRu2GxLkh0Ymm9zuESgn0hwK3GvrmrlAbB8_Jco0uTIKpyVy10jYd12Tf61VbdtR9z6Wm1zhpXZN46wJMz-aaL3Nvh9CwjZRaKUVdoTk1xlIsahSn1Gn32P4F0CiiX6sn7yIKTRvYoEt1TtD-XUgb0dfkQWGm1P-RlEnA9LMjp0ttJkcd67nHsgbm92uTngZ9iYzTJaxNWe8sdKBRRhim5QlwXoLX-335eukuQ2spnYyc4bTzR57NPr7AMamCm_RCzH7tPm27_L3avqDMZU4CF5rwpgcnOO6nOGgLF00FiZTdelh2SkxlUVoqBw7-HwLXr7Gl4QbAjISTydCqG8L2sSATAaUtREJK_KOc-UVPVUVrJIAi_NCDGYcv4PsvPBu-mv0F7B_stkuMFiyVarEcAgOG6hbLAiu9fwlbeTF6lBCAQg10HhYuL2YsaUImoXL908bb-v5O-pBYch3cVeWWBm6W_QoAhtLgmEJHut6kEQtufO9aZdvP6y0qWcJI1ppXhezVNWnJ7cDmPcEouFE6vzeFi27mnRmaB4XzCz4181LIVakiwcbpDu6XTjebmJZo-Tfaig2hhVCMjUHn_JQM931J7YD1UkPMkRK-zdkl-t_PBjOnCGofKC58r12fxq3_cS5t2khFI5B2c7jRsGMQM28KRUUDtF_gvZr1Nyp51q2lA0LLle4E6_D_lG076AklDPCxe7ncskF69jC3-Fdwfttkoi3lfMyVJSfi0Uyhe_NDo0iYTjPiNrLgjTOhYSkfQ_6sspBvSN8LNadRKWRcdssWBMguitcUy9edz00QSKUKZ6p5JHuEuiUNz0r0UgFMPt-Xj7MvOjtFQKf6aHJxgkBbmzbDo6fWWSGtUaRPYrE-DyILLTheJ7_cXVE_sLX_MgbqD5BM1JoQsRna3eW69rtq8dkHFfzJdOrNnYjtjLztRB4rqlYPnXtBjI-3rlBta_Y-mCZV9zNXlSDRv7TviMtWm0LtkkIzG05Q-8sAKPyle2S0O8_JKfqxZfnHcMsLImGp2GOdCAp6eg3-rPhG0AzGTTLqJeuYTyMJ4guFdjlLRuKLEKRSvCG1iLshxhTXzOAzOKr9qfuqSF0sbkWpG6p-Dma9VBpSrtu3z7YSJWiG-MXGyEru0e42jORHHiYC8cSHE6JXXaWlaMgXUTNCn12w0Re8xpPk3_n8QvwEb0dDTT0mGLvZdp9YkaK0ERFEBjo2RAh7b2AZrz19-peXEa0HVU6EUeypFxY29YGJAd7GtQ4b9n7De9bcBwerOnLu4l4HdaZyoCMtU6lO3lb4MnhyN693z09_FkeBOIjn9BBMrfRnHk0Y" \t "_blank"</w:instrText>
        </w:r>
        <w:r w:rsidRPr="0084134D">
          <w:fldChar w:fldCharType="separate"/>
        </w:r>
        <w:r w:rsidRPr="0084134D">
          <w:rPr>
            <w:rStyle w:val="Hyperlink"/>
          </w:rPr>
          <w:t>Multi-gigahertz mode-locked femtosecond Yb:KLuW waveguide lasers</w:t>
        </w:r>
        <w:r w:rsidRPr="0084134D">
          <w:fldChar w:fldCharType="end"/>
        </w:r>
      </w:ins>
    </w:p>
    <w:p w14:paraId="6B55825D" w14:textId="77777777" w:rsidR="0084134D" w:rsidRPr="0084134D" w:rsidRDefault="0084134D" w:rsidP="0084134D">
      <w:pPr>
        <w:rPr>
          <w:ins w:id="4" w:author="Unknown"/>
        </w:rPr>
      </w:pPr>
      <w:ins w:id="5" w:author="Unknown">
        <w:r w:rsidRPr="0084134D">
          <w:t>Ji Eun Bae, Photonics Research, 2022</w:t>
        </w:r>
      </w:ins>
    </w:p>
    <w:p w14:paraId="4A772D0F" w14:textId="77777777" w:rsidR="0084134D" w:rsidRPr="0084134D" w:rsidRDefault="0084134D" w:rsidP="0084134D">
      <w:pPr>
        <w:numPr>
          <w:ilvl w:val="0"/>
          <w:numId w:val="5"/>
        </w:numPr>
        <w:rPr>
          <w:ins w:id="6" w:author="Unknown"/>
        </w:rPr>
      </w:pPr>
      <w:ins w:id="7" w:author="Unknown">
        <w:r w:rsidRPr="0084134D">
          <w:fldChar w:fldCharType="begin"/>
        </w:r>
        <w:r w:rsidRPr="0084134D">
          <w:instrText>HYPERLINK "https://rev.trendmd.com/open/VD76X5hx2lx5VqejYMdCHyI7H-MfgLshJK729YUPNx7uBBwWjJ8AMgQuXxKqgUsoopr7BLDU2gwfWQoqvqFNxlZrPOqJYFNOwFAAJaNbSt3zrLBzEvWoXQW3rIuhzzA8KnZMEG8PkjiI3cofbfV80EiYHBUa1M7dSKLKj7aE9yoCGOseLoUwDMNPhvuosqtwOHddYq8rPTM_8PPVZoF-Og7h-tSb0zLQE4n9cfgDs6uFMVWjhFRAZJwqGIMSizNqt7NzvK0isRZ_X-hAazGFceFl2cuY4KenvwGKEqruglJAmK7YWG14lF2Uv1brw-AL3yHygIMdJ0e1DgwH9X9SXvSkUIgqCNyEQ4WWzb8xWHnbwxAEUzMKsK3OoZEX4cSklSFaShP-CmPRwibXCmaoJGNW8zP7HxIhhZUMY6jER8AvYhGhiukgvrqUYchPsJfIlerEsi1-6iI6MMxea90tq4LFZ97Eb0tNLHRhJ44n5oSwfOSIUdJhmWp1rpgn-UxGAvJQyc3jAUXKcC8VOucjgTMNRY3DLWjYigc-R-qmKQFHBsuBKDEGaHBj--9hGcmGwTw_zCQr0_zpC5Au6m3XwQhoR8PWbksnrXHhqBX1LlKNMyvdAgot9d_tQbff7Ze_-07DsnkznBcWNGadJg1uMCBiPMNNAtHbbOWSlkv9VyQmNSTV6l_hZQx_jRArEaj4cdlVhVQ8bTWfC4ZMdQ3QQ-AefbocB5o_9avRPHC_TTFWb8NXWriOuginVkC9ZVfRLf7vz-5XAXMqpiDEdzBJottQ9nQqyYEDqcwQ_joDmkvUFlHxr6W2I4VP7mrjLNUGbibuenOo2dNoHJ2r9B7umGeDCWt1KrGm7ZkpRssxVgKt7TbeINPJpqXYg5TvbogPdKyLBgu748Np4CLSOHh9Dh-qzVgRfcFv8Wg-Axf5XzTOKAtI99tVWqd-mDJlSvpGQBBYA_8Nct67DZkTwj3pRP4aCSUrFYUevKz7JAODIOG2ONEX8691Xwy1QeiaYV4cOrysjUXrNmTQsFv0eQgoMlUZcPw8vXXp78wrPmc_ZvC4lt9EHjKBOJCjLJHlcVE0K6urxLtNhebLyS5qE3ze0ffISWKAveEj_BVPkgSFhPDPOHtkLF9ixj2l33Mpc3K2yt8-F5M1992rURY4yqjxk9h-w5sD0yjq_5gV8Y9ofMXkL-X6bRlHwDgCUougNm17OzUk5O9Jzns-1n1QlB_qe_2wjGOdSTjIvtQVkuedRy9uu1_lKGlYRLkZIcXHdm3ZBWz-gsM2EKgrxK053RblRzYJx42qsYI2z0z3eHX2Tebs2DjKmPqaxCUyD-Oz4SAQ0HLvQKYy73_5MoVVgKpcv3CjjYjDvp6pc3Dt2PhQAnYtzf30lnSNA0YRdGsoBNKL5NH9UDiOcLs7CY3_DJP-0qzBGr1VQDdYcbaWosnbHqyMBKwa6mg" \t "_blank"</w:instrText>
        </w:r>
        <w:r w:rsidRPr="0084134D">
          <w:fldChar w:fldCharType="separate"/>
        </w:r>
        <w:r w:rsidRPr="0084134D">
          <w:rPr>
            <w:rStyle w:val="Hyperlink"/>
          </w:rPr>
          <w:t>Hong–Ou–Mandel interference linking independent room-temperature quantum memories</w:t>
        </w:r>
        <w:r w:rsidRPr="0084134D">
          <w:fldChar w:fldCharType="end"/>
        </w:r>
      </w:ins>
    </w:p>
    <w:p w14:paraId="59087B47" w14:textId="77777777" w:rsidR="0084134D" w:rsidRPr="0084134D" w:rsidRDefault="0084134D" w:rsidP="0084134D">
      <w:pPr>
        <w:rPr>
          <w:ins w:id="8" w:author="Unknown"/>
        </w:rPr>
      </w:pPr>
      <w:ins w:id="9" w:author="Unknown">
        <w:r w:rsidRPr="0084134D">
          <w:t>Chao-Ni Zhang, Photonics Research, 2022</w:t>
        </w:r>
      </w:ins>
    </w:p>
    <w:p w14:paraId="356E4309" w14:textId="77777777" w:rsidR="0084134D" w:rsidRPr="0084134D" w:rsidRDefault="0084134D" w:rsidP="0084134D">
      <w:pPr>
        <w:numPr>
          <w:ilvl w:val="0"/>
          <w:numId w:val="5"/>
        </w:numPr>
        <w:rPr>
          <w:ins w:id="10" w:author="Unknown"/>
        </w:rPr>
      </w:pPr>
      <w:ins w:id="11" w:author="Unknown">
        <w:r w:rsidRPr="0084134D">
          <w:fldChar w:fldCharType="begin"/>
        </w:r>
        <w:r w:rsidRPr="0084134D">
          <w:instrText>HYPERLINK "https://rev.trendmd.com/open/3u93iS-yYj4YU38-WQjaFSMNK7UrQuB71LTR_cMuMlm8AmZ3DDWZkYrTETnfX_p4p0r9iMW1ozgpgmg47_c-KO6mZwqEvWIW49P-qCsite00au5WXFtchu47UfQ8OyMTSbnMnuZPHLwv_FUd_vFD36Db094KZYhs4JKLNk7n6A0kqcpK29sUhjV3VjUgvqfGlDiWdPwdkVVSV2BMMwaOd2PF35xU6cXgoaijEZ2_C9pAxcn4OIgLwJigdMBUtZCMVbiKTKZTY-bbw0-NVkCG1zFYzF4vV3A-JVxOnMlyUL93_K8cCTCqqe1rAUjUlF-IJyvUlDuFv8A6IqZ72mrrqKjYtcaVKRf62aPuCM-VJdNLMW4RibAcu-h_RNY72BSmtxip3It0qWuk-f1NhoAWyQlHuWnALpu1FvHwgwJY-rV0ZSFoZacKap_6r53BN4Ky42IFqjPGD4RdSL1oyMqXqM3E_wkYpqSvdhqolXXUZG_66JF7mMItc1sPYW09psODsBL4lox2iom56fTdNRdcw86DSVU_S3F0zIf89r0rjNosRFel07wyhZvv0NFUh0BEtvz6Ov1qhsUtl-jAs7Tl9Z9t6Qh4xyTCodIBalc1J7s-2lfVvfGBsntmw5rwZxtv5uo8ACgzPjPAwHOc_DQVgqCSRZkK-RIo2yPw1N6Ow6EKQOIx3Yi7TqcirqdH6pBLpaVOJCKQ3GAcx06xD6ZuxIa1VXin_z_MwPhxpvXMw-8zI4nBN5XAnPSZjMw8mhFKW8s6ia0ZNrV5rwdw9htGsmbBXFmzGl_wvkSkNyACknDHjnqK6-v39l7_WJM7WtMVLQdQrFEa3bIF6wC3PpmMJqOzEzQ5qWBHImab-sLtTD6p-LoMeKrJBIL8w-uzl6c5EtYLS3yQSm2vhsZU7d8TLgd3xiSKcqMthIBPORMKul-P2-c1cmpcYLep4n0kzasfpo2cCKS1qUgEVknrhM3bu-3qiIVkuq2WmxUn6W7Qi-V6dQOw7EmqpNv3ECrL2315KhXh_ov8oSgTwijGJjNXqeilKJXkspXV6ic4M48G4QXdLUQs7Y6dMGljNbxAkOkcgukHU7P0uH-QFgF1IwafQyYYblniIuCxvwCHWS1ME9v6L_sa2AwM-wn5FAhE2N6-dFjgDWT0Eu25rhq_DErWq8x7FzOsl4i9Ws2qz1tt9ri6yh7qQX9Hz4-b3w1J2VSQ3ZlL1Uf3FrmzMok8tVYVaq47H5kgHb7g99rdsfEH6b2CSuDxaR7W55K_fIzjNWlVKh2Muee1CafKISRGXT0ArILKj2n9vxDIKqoaz0KaFKOVYT_TK-1aSTrPcwAjzkOQjPfguZ1Cgn1l1ycIMohb0z7a_y_waoMtge9e-ADZvjnlVMR0xAnbBWZB_6FFh8MR99DXFSmjtsUj-0QpryzQHqb9K2NIIbkcELPNQSor_y-alpJbjXc0mw" \t "_blank"</w:instrText>
        </w:r>
        <w:r w:rsidRPr="0084134D">
          <w:fldChar w:fldCharType="separate"/>
        </w:r>
        <w:r w:rsidRPr="0084134D">
          <w:rPr>
            <w:rStyle w:val="Hyperlink"/>
          </w:rPr>
          <w:t>Short-term prediction for chaotic time series based on photonic reservoir computing using VCSEL with a feedback loop</w:t>
        </w:r>
        <w:r w:rsidRPr="0084134D">
          <w:fldChar w:fldCharType="end"/>
        </w:r>
      </w:ins>
    </w:p>
    <w:p w14:paraId="620E8DDA" w14:textId="77777777" w:rsidR="0084134D" w:rsidRPr="0084134D" w:rsidRDefault="0084134D" w:rsidP="0084134D">
      <w:pPr>
        <w:rPr>
          <w:ins w:id="12" w:author="Unknown"/>
        </w:rPr>
      </w:pPr>
      <w:ins w:id="13" w:author="Unknown">
        <w:r w:rsidRPr="0084134D">
          <w:t>Xingxing Guo, Photonics Research, 2024</w:t>
        </w:r>
      </w:ins>
    </w:p>
    <w:p w14:paraId="6364DF60" w14:textId="77777777" w:rsidR="0084134D" w:rsidRPr="0084134D" w:rsidRDefault="0084134D" w:rsidP="0084134D">
      <w:pPr>
        <w:numPr>
          <w:ilvl w:val="0"/>
          <w:numId w:val="5"/>
        </w:numPr>
        <w:rPr>
          <w:ins w:id="14" w:author="Unknown"/>
        </w:rPr>
      </w:pPr>
      <w:ins w:id="15" w:author="Unknown">
        <w:r w:rsidRPr="0084134D">
          <w:fldChar w:fldCharType="begin"/>
        </w:r>
        <w:r w:rsidRPr="0084134D">
          <w:instrText>HYPERLINK "https://rev.trendmd.com/open/mWyBSO0o1F8gWvkr_tFRo84MW3ex6L1VOyGHArBXZQuk0-sUydyhU9BdfNl2zJ8M9hFbsvDwqV8NV24SEVVKEU9cUlTFcmbFAOwSs9HFmDfhVkZa_fyOwV_kSeiSA9hRcxznq41vrfhTxnbxdBAoQiqAk5R0kwIy9WhxQIi4okwdKf9kfrapLfK8JUJvdqfuKYJcsVtwWqg0LchZkRE3-vNrRDWzUF7i5UFBchl811lwfBY3yU1T1_6ZxenKLmkyGcj3RT9K2i42mqKEJuTDt6zDyAsU3BokkjUjabRK0aoT8wTQxtmncBi0YYRfF_kKH2IeGiUqsufU0TclOXrmymujQNCe0HUjYs9t6nXjXJJXAAQ6ohGAjfIBfUM6nnZe5mzc0_r4eE44Yd3Kmd43uL02mkeS94-ru7U_DhF2topxtd6VlLirCaubIYCzIg2galyOq2s7kNeYbr3MyIo-6CriyeE-zj8ows5lBtUO5uyEKVRRmqgkW6n4eNm-HPuacVlr3z0ksqTJho9tRla-TnGylC6GgeDQCW4xUnWtKXVLH_ZB1tN0GDgXZW18pnqcr8pptPc8n4zLiSYNtLvpo-KxF3CEZV_keCm53_-NuEmppAQPkR0-rZHSLvoF2CHYh4O8yqnJ82WyEItnHgA24KNJE0MBOukUg7gf20QHpjLJco1EM4uOvpcbZJoXii4pbExdE7zXhDj8I0dT8l_Ib1zPtcWldSjng-pLaEOb4ZjQuNz2IDwoNyQ3ML_2YtIeDAsJzIgWsUsldUFju8CZC0yFZUyCHzh7EKBzasbC4DPaKUAW8jFGqytecKoh6UrdZ4xRH-0NlFA7CtYjYxEbAtl4P4W_72yQUd6qIith3zDVc4wOiem17oxuDy4NqWTprmi0qYa2OtGwxuTZlxJVFsJQQbKL-Lw2bZNWvExDtt6n8SbiIC5SlOEHbG4GQFbXGBD0IOyIl82I8b7fQPrZlRzzVrTqnGZF2gQu4A_jI4r-8Q8NvyWtivON1VO__GTVLfKMevbmipYnXA8qxG9Nxur9aY2ysrg2VgGmBR4YxZuTpJX7imamsZZxS4aqjOxIP6ECgBjSd6rzyZabO1TX1LoLOix4Ld90akp3xvsLACuIpsZB4puwtsN_gQAwPANRJ6YLfdqb1wf8YTp51dxZSDNYNToxMxaAPSIVAv3ICNDeJmazogF1a8U-54BP3bHZu18E9DjUDhFvV9Yxe1vz_OvwIubloE3lY525YoHV074R6yar95Odad_YSdfA0ZgYTLLVZZNglLncX9-stK9PttW2qCj0CcQRJ0-K9eIs6HR5l7p4enLzS_heKcS02ag0ydYOpquZEipaQIhZQJsiBazMMOo8jAkdhXoUBcH0_hmxrnS8ij1etNNB-Wcyn2C2SRfIYpPyWSW8ONoitvqMH1bBkUVvgIY5M-06zuGbO0UzE2xRi7LhCw" \t "_blank"</w:instrText>
        </w:r>
        <w:r w:rsidRPr="0084134D">
          <w:fldChar w:fldCharType="separate"/>
        </w:r>
        <w:r w:rsidRPr="0084134D">
          <w:rPr>
            <w:rStyle w:val="Hyperlink"/>
          </w:rPr>
          <w:t>High-dimensional frequency conversion in a hot atomic system</w:t>
        </w:r>
        <w:r w:rsidRPr="0084134D">
          <w:fldChar w:fldCharType="end"/>
        </w:r>
      </w:ins>
    </w:p>
    <w:p w14:paraId="2FDA5765" w14:textId="77777777" w:rsidR="0084134D" w:rsidRPr="0084134D" w:rsidRDefault="0084134D" w:rsidP="0084134D">
      <w:pPr>
        <w:rPr>
          <w:ins w:id="16" w:author="Unknown"/>
        </w:rPr>
      </w:pPr>
      <w:ins w:id="17" w:author="Unknown">
        <w:r w:rsidRPr="0084134D">
          <w:t>Weihang Zhang, Chinese Optics Letters, 2023</w:t>
        </w:r>
      </w:ins>
    </w:p>
    <w:p w14:paraId="66577849" w14:textId="77777777" w:rsidR="0084134D" w:rsidRPr="0084134D" w:rsidRDefault="0084134D" w:rsidP="0084134D">
      <w:pPr>
        <w:numPr>
          <w:ilvl w:val="0"/>
          <w:numId w:val="5"/>
        </w:numPr>
        <w:rPr>
          <w:ins w:id="18" w:author="Unknown"/>
        </w:rPr>
      </w:pPr>
      <w:ins w:id="19" w:author="Unknown">
        <w:r w:rsidRPr="0084134D">
          <w:fldChar w:fldCharType="begin"/>
        </w:r>
        <w:r w:rsidRPr="0084134D">
          <w:instrText>HYPERLINK "https://rev.trendmd.com/open/BftTlbkrj_D_Bx75n9ZNtTRGjtKlGs3f1yH_ul-bF-NzbLMdKvavJy6VJ3bJ_IyC-w6u7lQ62wsKFGlk3e1vFWozIEK2i8FCwC5xPiM-jEQ3gFj8WJ8BZXQ6hVfN0hcY2Ua0Or4sxLHJR98ESnER6Dk_7MozaVv1BrW04Xt8oVQklViXpRP1O5X7R5b4AXTbrR_PhppPDRubxSK7miHvZ2RtbiPEhT52mEz1q57HMS0U4Bkbflx636eTD3OosNQT2GJ22Ga0c4YBUxI-aSOgM7MBTzf-QCEXlfZZatV1qrRlxGFJ2WjB7M8Ub2NymcQSzDp-D1dsv7uc4lZ3UciiZBmK02fTdEF8LHlR-Zb3mjpcW9XlN2sF10zGhOE5I2Ukh--IkGbuy4vjv0ynmra2sgY10cyy-zZ2MC48Q6i3PpdOU2uNnv2ZE0jgvyBRGdAauYWYb4qdNAyxFJpZNuZyVsCNK-Exy7snNtY5nngvgyac8X61QOpZ65JenEAwnHx-gzS3fUWa8ICefawJL9r75HvmJXBxlmkAzcNH2I7XdODq__aFXifbAi_4kU5uB4m7jG8nvHmViTZZr9OQziQJwI4sVQP0j9w7yxAW0VNZTVTcf_LjyiklTC4opXWXm4Z7cChoMSODyJGV3hC85YqbN8gKUDoFb2BnsNApTsAEn0Te5FljFVuMJGS--levQKuqwJWWwT633N3olpPxs6QQVv9uF_mTgnFI1THzW4s5TePvjUJbNLBfJsrhZlgHyOs7RXCizDKFBiaT-WEY2LfabjsAI5u8sfeoJe4y_PxXaOXxYuJ7pmhyd3p9Jbzpu6C5OvowPSaNJQyTCGXToHL9momKkC6ylnTs_ctwv6PKgSCn4MWaQyzuB26IlrYpRWj6Kk8W5nh1LqqLdFYFWPuGm35rapzwXxa53oOLHRMxXgAXZqe8kFD_Be06FPpG_XoUBxJ9T-ubZxo-pDIlerqXBwBqfC_bBV2rpXsjB_Y7EX6p6bccVGOoso_2sPgmPydbso02umXV8AqjN1qUkvqCsmqvaVAQgp3rdbwBMsZOpnSK4MqxseykSLe_5FTvQglTDyPOqNnky-mlTSss78TmkdxPGmtd6lgZFCE01X-zblcyWFoevr5rzY7Y7Qc4MZ-81PHG7tSXd5s0VPmhoGHIchLasJvRdi8biKnGjp9lorHocTmIoSwQmBLM5BpOu80yh7VqOeMuzUjIIgg4YC3UVUJfsFB_iBLl9j4nCYaLzm7OJZ5q_HNbYEMQ8j459kkZWO_CSo-p_2mtUkbO5JiBArmzCIEzEFNk1XHXNmpCNdgX1f5Q0oKjO35evy5cXF7bWXWVcujexV3QhnfHQmNCSKySHLGWxvGPNac_6oDx7dAFzqh2LhU0CrZJPrVGoIA-vUoP0mhdbkcuU_jyFcaP_hZkCdjNsCqWo97zBFUB35zWYerosZbasQ" \t "_blank"</w:instrText>
        </w:r>
        <w:r w:rsidRPr="0084134D">
          <w:fldChar w:fldCharType="separate"/>
        </w:r>
        <w:r w:rsidRPr="0084134D">
          <w:rPr>
            <w:rStyle w:val="Hyperlink"/>
          </w:rPr>
          <w:t>Temperature-dependent optical properties of low-loss plasmonic SrMoO3 thin films</w:t>
        </w:r>
        <w:r w:rsidRPr="0084134D">
          <w:fldChar w:fldCharType="end"/>
        </w:r>
      </w:ins>
    </w:p>
    <w:p w14:paraId="44AE6402" w14:textId="77777777" w:rsidR="0084134D" w:rsidRPr="0084134D" w:rsidRDefault="0084134D" w:rsidP="0084134D">
      <w:pPr>
        <w:rPr>
          <w:ins w:id="20" w:author="Unknown"/>
        </w:rPr>
      </w:pPr>
      <w:ins w:id="21" w:author="Unknown">
        <w:r w:rsidRPr="0084134D">
          <w:t>Chinese Optics Letters, 2023</w:t>
        </w:r>
      </w:ins>
    </w:p>
    <w:p w14:paraId="713F723F" w14:textId="77777777" w:rsidR="0084134D" w:rsidRPr="0084134D" w:rsidRDefault="0084134D" w:rsidP="0084134D">
      <w:pPr>
        <w:numPr>
          <w:ilvl w:val="0"/>
          <w:numId w:val="5"/>
        </w:numPr>
        <w:rPr>
          <w:ins w:id="22" w:author="Unknown"/>
        </w:rPr>
      </w:pPr>
      <w:ins w:id="23" w:author="Unknown">
        <w:r w:rsidRPr="0084134D">
          <w:fldChar w:fldCharType="begin"/>
        </w:r>
        <w:r w:rsidRPr="0084134D">
          <w:instrText>HYPERLINK "https://rev.trendmd.com/open/_HeCdSefs__8RyQeGdGBWtikLGRU7SnE2gBTP-KTsT2Mjx6ryMTI2rXwXkPDgviuIembLSfRJG3LFe0IJGKoziZEi2J_VCAx24FQ9ERSmsjaNh_2yOQb8hr78Tcs2jjNvVtl2NKoh9IvSFeFZnDWFWOb6igmru8eenN-jiz1KfeAZMhvUhdacuoYzXomNOrzMnYyXaRJQcynWIBr1g7GcjAA9JLeLOTUtxtkiJYZCU06wmQnduFi8poUg82rDW1HrXfDZBCalUVjeDHZXHy-fhb1dxnQUWxHCKhv9oiLZW-sTEp8Y16i0aGKe_UdZcZN6bewTI6g3MC-t5QTFaJUO17t3ElgaX1KUsBlo5OBSO7bXdfB0jCrlnnuifn8_coxzzhdPOk9FtoZ6BHRMj_JvaODVBQPOitRwHncqH6JxFCzLsnIVy1QryKnJquClBGMoZNwohwYoxV1FKJjtuhZeq8MoJkAICFGJgoDSdCTTO38rORS3CHt9T9COjfrCVRMSXfJ8ebYUpvrkgx9rkjlXLS-XhdKLh_TOLCGPj5UL9AUN17qn_k4nF3bCbPYmF6qnVkwmAUaCgAxF_JbplFeeCD9Amox4S5RPHwRk1wTRbZ1FHQ-pGraZp-eX_ErGMr0oI3QiiKyeaocenlelaehMX7DyQ66IA4bfwqxfpaJ-4SLdzf7QU4qDz1l5Dvv8ZDcqUUmfB5pYA-fFHuJD1v3EP03D2Qr06TSqOHyQJjGRUD-RVxs3Rg3i-3mUaUFeTj0jVGMRiO5Uvou5hvSxCoW6wuzoTp-Rnv7bhGi1ngLBJOZcuHAU3n3PDSw--RIaSL6SbvDesQnvedD3vs9FbPSvzxGtIGvSkNncZYIBS1dTSuNm0weyFlC3Lqc6xxCI1beoWko0SAHeAmYVeAMTxDrZjwKYjyDQbHWol9nWtEAhNl01HMdnzdBJu4pnwjkw2byW0B3IrgdZ_wv1uyRQVXS90y11w67gdQIcsqpHRR-vI3OlGh7s74gxsbLtfEizXZpeZpqo4Fbi0susXx5mXoadxqUpZzddX6s0p8w_mJ2acqDF54NjOdN7J2ddFb5Id5bQrG8W6rvCDMwaMp_sj02YB7bMmVxfH-5yNtLgeUEG-zCPUciekIlWr_4ab8kjfQP6kLcp272HvtZ1Uj7Mo2ee0IJYeDEQvpkduZ-cEir9CT-0VicROWcu7ExelA1LOf9xBqJDMkPI0OREoBfuU58InEmYz8bCIu7czOzTIsgMv6Nuu07uv0PHj1F4GYYbljerpuyXEhM7dLUx5T6IK7kEdlogW9a3EKWfjRbeo53rny0lHdfec6uxd7TVSYew41ht9aDucF4DAwW3CpCIMi82DnAazlKnnsHqgP0s35o2BulBP4TRi3hz1SB1nEjA0g9hx4YmhK67Z9z-n7B__ljD9rZdOmWSyyDGlmutxlenP-MLVyN0i5ppQ" \t "_blank"</w:instrText>
        </w:r>
        <w:r w:rsidRPr="0084134D">
          <w:fldChar w:fldCharType="separate"/>
        </w:r>
        <w:r w:rsidRPr="0084134D">
          <w:rPr>
            <w:rStyle w:val="Hyperlink"/>
          </w:rPr>
          <w:t>Full bandwidth statistical properties of the Raman random fiber laser</w:t>
        </w:r>
        <w:r w:rsidRPr="0084134D">
          <w:fldChar w:fldCharType="end"/>
        </w:r>
      </w:ins>
    </w:p>
    <w:p w14:paraId="2A0ECCB4" w14:textId="77777777" w:rsidR="0084134D" w:rsidRPr="0084134D" w:rsidRDefault="0084134D" w:rsidP="0084134D">
      <w:pPr>
        <w:rPr>
          <w:ins w:id="24" w:author="Unknown"/>
        </w:rPr>
      </w:pPr>
      <w:ins w:id="25" w:author="Unknown">
        <w:r w:rsidRPr="0084134D">
          <w:t>Jiaojiao Zhang, Chinese Optics Letters, 2024</w:t>
        </w:r>
      </w:ins>
    </w:p>
    <w:p w14:paraId="14CFEBF0" w14:textId="77777777" w:rsidR="0084134D" w:rsidRPr="0084134D" w:rsidRDefault="0084134D" w:rsidP="0084134D">
      <w:pPr>
        <w:numPr>
          <w:ilvl w:val="0"/>
          <w:numId w:val="5"/>
        </w:numPr>
        <w:rPr>
          <w:ins w:id="26" w:author="Unknown"/>
        </w:rPr>
      </w:pPr>
      <w:ins w:id="27" w:author="Unknown">
        <w:r w:rsidRPr="0084134D">
          <w:fldChar w:fldCharType="begin"/>
        </w:r>
        <w:r w:rsidRPr="0084134D">
          <w:instrText>HYPERLINK "https://rev.trendmd.com/open/0a0VQvPvX5-r5jcxJ2nsxZy8U0uz79ltotFVvrHRbDXB1qqizRWbJEnGlEdATEN2u4gFUI-r4HZ7QEREWNygFMhl2-QIuH8JKxklTuRojrZjViZz0rfClw0snQbFE8kMto7I_Fc0Hm0sUryxKRAh4WEoalzgKBOZLZTw3_1Ag7tEhLoSpCJACRasWOqynMjoXsZokPoc2IyGJ2_XXaOyqeBfNxVrY-U4huQrFxBkx55l5yu4tQW51tM3RFyczLKwjHOR4XPgoh3mK7zFp_eaIsLQy15wtQ0AwnmAoppJEN3BjJGtnICZFc1ztBseqQUxcKeHbMmepIWNCFTS4vgjJkWIzAIurBjhnzG8g1NHld4W9yrtlvzJ2EaZVSe3HGChiHldCNj4IMgNlVKGuPbudaAMm4rgmqddoSYd3F4HKRPWovf9ytKzps9tZodIMHDb5PAQ1KNVvjnz_Jw22fkOMNQBkk_OV6DXCOPwELuBN4dPuvO0HVSrw9x-GzUtwv0OodF8p8tMCwEgvMhxXfG4oIXm394sfbzsvr3sbQ4dNweNQdpYRdij4IHyCRU45ReXPlN-BT2ZUo-2-QldNi9AxAgDbx1HhD0KsNugAEpCtk5Err82d7UuaxbH_NPW-PqcRywbbZuqztk2iEdPQnSf7d5cNaXt30JTJLu1HrM620d7Ag0hry6h5va-SlhGhDMMwyDAOi1kZNaCZHEBJsB2fUFk5QF1iwkLMDEXDMvVeWMlCkmifhSPEgEOekyXqw4P5CnMkTwvTK8z3I62-RMjeMis3c0BQ15SYnzTAv1RViI6-abB1VeYh2ChMQlOq7TO-GC7PBuQtnTALYZ3J2bLHBM95FRxD9l56ClDdWnOyoarGEcNQC3EzErEHSKlpupCFDEs0wRrCKrcKHH7TOze4LThwpJvzB6LXWMChnAV2oBbcoekNa3KzXarAXp3mDz9fMJdPKfU2V_Rt0TgVGAjo-saIZ17CCEtuOetPXWCpwOnut8gtOAOt6phoxrR1WdQk6PokDnn0LixizlkzkIZFShxRLddIX5e_G1mGG9sflcD2DDoi0PTknayC3cffSjjfvCZLfnH7OtlQ8Qcv6osKVxqHY65M5t02yf6KNl6GodSU39fXi3jaayy9SO2e8xqEqUbJtEguS4NZpvgt9Fdq6NIWLxrnkBFmnL4CxVqK3OjxODiSvvVWEvtVO84MqL5H70n2Dsl6tditjCrQWjZfww5Vzub9agBp-3QRDPTxD4rO8wKLSnKl17lHNdo-S_hF3RQ_2FipDDH2sZUa0fvD-ke4kuQ03jie9GuPYOOlspFurAwbQ50L26rVqAz4pdVwF8myRLwxc9f75_5IF2p48Hpp1UE0pKtqLCrellvHUCcuaetzjDs_77Ro49D1Ag2QtM08dJrnmA2lLsxBJwFaF_114nu92QpxlSNea1TGsh10w" \t "_blank"</w:instrText>
        </w:r>
        <w:r w:rsidRPr="0084134D">
          <w:fldChar w:fldCharType="separate"/>
        </w:r>
        <w:r w:rsidRPr="0084134D">
          <w:rPr>
            <w:rStyle w:val="Hyperlink"/>
          </w:rPr>
          <w:t>Wavelength-tunable mode-locked fiber laser based on an all-fiber Mach–Zehnder interferometer filter</w:t>
        </w:r>
        <w:r w:rsidRPr="0084134D">
          <w:fldChar w:fldCharType="end"/>
        </w:r>
      </w:ins>
    </w:p>
    <w:p w14:paraId="079B01CD" w14:textId="77777777" w:rsidR="0084134D" w:rsidRPr="0084134D" w:rsidRDefault="0084134D" w:rsidP="0084134D">
      <w:pPr>
        <w:rPr>
          <w:ins w:id="28" w:author="Unknown"/>
        </w:rPr>
      </w:pPr>
      <w:ins w:id="29" w:author="Unknown">
        <w:r w:rsidRPr="0084134D">
          <w:t>Fan Yang, Chinese Optics Letters, 2023</w:t>
        </w:r>
      </w:ins>
    </w:p>
    <w:p w14:paraId="60A0BE02" w14:textId="77777777" w:rsidR="0084134D" w:rsidRPr="0084134D" w:rsidRDefault="0084134D" w:rsidP="0084134D">
      <w:pPr>
        <w:numPr>
          <w:ilvl w:val="0"/>
          <w:numId w:val="5"/>
        </w:numPr>
        <w:rPr>
          <w:ins w:id="30" w:author="Unknown"/>
        </w:rPr>
      </w:pPr>
      <w:ins w:id="31" w:author="Unknown">
        <w:r w:rsidRPr="0084134D">
          <w:fldChar w:fldCharType="begin"/>
        </w:r>
        <w:r w:rsidRPr="0084134D">
          <w:instrText>HYPERLINK "https://rev.trendmd.com/open/S_EJCEJnoIM8Nr2FhHOgjfyDOTVhcW4ddwufroUw0HBh1Raxu06yUNo7XWELUE85Ta9P41aRL9Bs5b6hAl7Ld8RCc5Cekb-bEnMXGkqyrUMO5Sgdg_clj-kkf1684KQnt6C5TNLPQSzx8RIGq5t3iCLDyK0DS1R2aA6Z1XYBSi6xhTNYABSt0y-HIU1SA_pcbLLxYIBUFJg-PHpLKr6ioML3LXOF6HUXCqxmjKmht9jmABcO5COGY-n7PYRUqF6QEOrYiD4iuXjXzREIksuFHDOcS9z7YsRBieuKS01vJrFqs8YBy2qaolAiq9iY3fuhqfNIRNU_lrmQDLK5IfSFMdNEyPP0EIDtP_TFqLJkBSgKub-zsr3eW5eHgewEYfs3dX0PpX4jG_m3igKE9vXQQPfiACaM3x7vUcH9XTbGWiTz1yHzssBElvQxcJVBXJYalIXXjqGgamlRwJGP5B3O8SWaIC26bjJIKohtoTCmB0J01sJ58kfXOx1AjUcjy3CfLKkd5dy-vG4jZdKnXMUB-_pAUOxwSvwMXuWYIHohxkkGo48tRAtKxFyLiHSNtlePIOT0As-FhBhEB4CjsiO_9VUB9iHToqop-ojco6Ut_rejWYmwTs-AXF5jpqtHypVSO_Cxc8JiiMTBylaSWMZhcp4WooUAVIHUapu0B9oJ-dBfjuhhBUqZvO5WRNJtWcuFZa2h57IgREX2P0hA9me149q3azZqk_10bOhi1wt5kkhjGq937E3vYCVl_aVas9R_Rt3tEcUI9ojdIUMHFCNCQ28Is47nepv1i9RibtE0BHkM5LTL7ALf0OZZSznO4M4yjDAkZCn-dMopHirLupc405TJVNWO8avlaDiPU_xHgs99TCuBcX7IFc_4vQHrxpR6YZl2mQ1DQ0syfxIJArX1Zxa3QveaMJfdhxby75vOknZfuT0BZMgSG4UZte3NHSQN1rWe65PbulOK2WR5pXVtQqivUF2zvjjPsBi7QHjU_pq8gifSkliWetAnrzCHy46jbLz8f9qH8KvpC-J0APuxAuJhVeqP5PRDF-pdgZWYaFIiSts28tQC40353Ul1hJfTlL4Vayf-heTnbw9DmUUtdlzEj5HekzNWX283dgYbM4BTOAlZppxyvzTIVhXjTnk5K1x4R255lwL79BK18HbCPSb1XOX19i9xien2Pns-fh1YkKrc8kQI7HoloA00FKG2TNDFMU2-O-K45Yuz8Ltq3Y-V0_KifG5sJTi6qQMpyssi_zzqKvPfY-yx1B_pQca2GhNIF_6aUw2UtCZWCyjjalOU75JpL3MYV1BTutAKe_3X2ILIJ_Kw2lh7s6HpIDMLf92F9ztgnPEC03Vzv3kdcxpqvPd6AzI42YmB_K1GeI4eZU0xlYvaQdegjcOAK4GerbJrVTLBhla-jP5Kb9cIMC53dHdZinNkFZTwSwCf6-B6ww3hgZL_mw" \t "_blank"</w:instrText>
        </w:r>
        <w:r w:rsidRPr="0084134D">
          <w:fldChar w:fldCharType="separate"/>
        </w:r>
        <w:r w:rsidRPr="0084134D">
          <w:rPr>
            <w:rStyle w:val="Hyperlink"/>
          </w:rPr>
          <w:t>Ka-band thin film lithium niobate photonic integrated optoelectronic oscillator</w:t>
        </w:r>
        <w:r w:rsidRPr="0084134D">
          <w:fldChar w:fldCharType="end"/>
        </w:r>
      </w:ins>
    </w:p>
    <w:p w14:paraId="11A636D5" w14:textId="77777777" w:rsidR="0084134D" w:rsidRPr="0084134D" w:rsidRDefault="0084134D" w:rsidP="0084134D">
      <w:pPr>
        <w:rPr>
          <w:ins w:id="32" w:author="Unknown"/>
        </w:rPr>
      </w:pPr>
      <w:ins w:id="33" w:author="Unknown">
        <w:r w:rsidRPr="0084134D">
          <w:t>Photonics Research, 2024</w:t>
        </w:r>
      </w:ins>
    </w:p>
    <w:p w14:paraId="309256A2" w14:textId="77777777" w:rsidR="0084134D" w:rsidRPr="0084134D" w:rsidRDefault="0084134D" w:rsidP="0084134D">
      <w:pPr>
        <w:numPr>
          <w:ilvl w:val="0"/>
          <w:numId w:val="5"/>
        </w:numPr>
        <w:rPr>
          <w:ins w:id="34" w:author="Unknown"/>
        </w:rPr>
      </w:pPr>
      <w:ins w:id="35" w:author="Unknown">
        <w:r w:rsidRPr="0084134D">
          <w:fldChar w:fldCharType="begin"/>
        </w:r>
        <w:r w:rsidRPr="0084134D">
          <w:instrText>HYPERLINK "https://rev.trendmd.com/open/0RGDE7oUHXnRqqY3zOkhT3HqkfTsGU6sMJ72m5ASOCMY4WmOsb7clM_A9eONtBTZPFHIvNiRw-2_K_dtdn-1bQnHhRuclG3EtCG9--PKBJIZEzlRnbMqapTiNiKFNdX8WUv1i92oKHNfZvL-HrdEtjMpbQQEJBuak-aCj6TRzBeTkn9-M7Yy8ohS0obSVPyug64pLtgSQmL14OF0eerxeKz5QtHcyObNtTrkwhMkm8BSnsZeVVG2bgWeAryGe95hWM6EaWJHXc1D_O30THn98vIsP04G12fZZfCwWgiqR81SaJlZtHldC4N3lDM3Bdmhl_9f2hDTXBWjnMXOg7iqGapom6Dv1q48ZU1iz_a2ZubqTL0XB4RO8ZeB0RVAFo3xE0l9H2mlzOfCUSlimXETDY_6gcx7KmDoBh5VDpZzcw0pbVRQuUDICf3gugCWin5AIn6zShwyQLkniJy3tHFzN8j27bN1p7vxXZ-t-vgbIn8XeS7bHZ1eDC_MXBUV7MBMxVvOa1sEqvGbrdEWjQX0jfWiboM-z8X9SWFKGvOy-OwxUjdCUBhEAv5mNBlIV5TDO53lQOeSG49_legdfEz7fyKZ0ghDLaRMEhusDr4xxFSMIKcb2qZM5T5AOb62zO3pnihaE1lr-3NeDt_iMCzzj1hgC14FziR1CBFDPZL5MREMBGvJIlAQEpAwhbS4O5cF6VtIYmVqkVgxpICGRlHJFhy_LtfJwNLGUcb_nh5O5zBLq_qEwNTV9neA42-yayiXl2fvi4PV87qfBuM6Aq3cMV0u9YypT5BSmEol7QSrJGcPhj3AcPtS7m8UKR-7u7O8cpYVDdP8AcZep6x6QgydOWyVOtLyVwkiLsu1V6ERTei1alhHKfpyGTX06ArflLltOvHLs8COiKvXyl3wPHvZpqQkqQnlRpw_C4ZBMHIM8iCIXjESVvDaDRrxne71B12Y7c8bObUDQSOSmRlKkFi8vvOel_hleUBUYjGILaY89VqTbqq8lZxkmv_FskkqTyVLA8C-0jUyvXRAoLbPCgLNx1fCLo6EExe_LXqBOx9q-pc6AYHjV9l1pcHrWQdhw17ZKPpG_c04nd2n3K58a_G3uZDmAIp6iyrNrllTfrbwHKBp6I_oI3Kctf_X4HtfPy-eGW-req_3-sllPHfDDboL3WfutnHvdbcXLESW4G4WEt0Q6GVHV2o6RU-K8mF3NWaQFqtVfLQPgG3I5AaDsw4yVF4TAY-D45xGZEa78jVy2wbCK4KkxRb6bimZdaEV0XGddZzbQCWAqtQYCK_xD-t42a2vIIQ4aAMZQkbp-qTSHB7gNC22U45yPbETQuIFxdEMLqeLMquKbihZKs4jIy59AaVaTJ8KvPpjQnRAROpq9IBrCbAlbVbgNC6TXZjkg_559rHPyBlFNLHlJOHrUIoGRrylBQG-f4htnAj7Laz03sRGMOTfAPkc" \t "_blank"</w:instrText>
        </w:r>
        <w:r w:rsidRPr="0084134D">
          <w:fldChar w:fldCharType="separate"/>
        </w:r>
        <w:r w:rsidRPr="0084134D">
          <w:rPr>
            <w:rStyle w:val="Hyperlink"/>
          </w:rPr>
          <w:t>High-speed 2D beam steering based on a thin-film lithium niobate optical phased array with a large field of view</w:t>
        </w:r>
        <w:r w:rsidRPr="0084134D">
          <w:fldChar w:fldCharType="end"/>
        </w:r>
      </w:ins>
    </w:p>
    <w:p w14:paraId="791242BD" w14:textId="77777777" w:rsidR="0084134D" w:rsidRPr="0084134D" w:rsidRDefault="0084134D" w:rsidP="0084134D">
      <w:pPr>
        <w:rPr>
          <w:ins w:id="36" w:author="Unknown"/>
        </w:rPr>
      </w:pPr>
      <w:ins w:id="37" w:author="Unknown">
        <w:r w:rsidRPr="0084134D">
          <w:t>Wenlei Li, Photonics Research, 2023</w:t>
        </w:r>
      </w:ins>
    </w:p>
    <w:p w14:paraId="4C974E36" w14:textId="77777777" w:rsidR="0084134D" w:rsidRPr="0084134D" w:rsidRDefault="0084134D" w:rsidP="0084134D">
      <w:pPr>
        <w:numPr>
          <w:ilvl w:val="0"/>
          <w:numId w:val="5"/>
        </w:numPr>
        <w:rPr>
          <w:ins w:id="38" w:author="Unknown"/>
        </w:rPr>
      </w:pPr>
      <w:ins w:id="39" w:author="Unknown">
        <w:r w:rsidRPr="0084134D">
          <w:fldChar w:fldCharType="begin"/>
        </w:r>
        <w:r w:rsidRPr="0084134D">
          <w:instrText>HYPERLINK "https://rev.trendmd.com/open/S5PElfJLbKclXEZruvGR4UX1wmxuHCy2-sdAFjPo4mosPjqv2NmWOM2zAKxdJTbyd8PJFmfekJw4tEMpILaeIB22a72vkL8GfEDIFB9Y6N1IQkvqK0YONzqb2LV0KREFWA6REw-cLPwqSwqZsuheb7JJqhk5WNDjTaUplR6dla1o7liZ6cMTvlaQHbncP64xCH4FyoUGLyroHSEHFR6GC8k-KP7U48ajBPcofDIaAbjHAJrTS81BCIBU5EJytJHpIt11WP-yPx8O28UG6rDchAPXhXsNYBXsKN5eW0oEZ-yOoI0sWqszYA_5as9i42677g_A_Zwhl0Xl9LMrBK_JaWBkbcwvmu21lt0hAPA_OPhiaDQt5U5w-YTo-H3L-y3v2PGs4pQ0xoI7aa1w7W4BrtLPMS_0KBRYB-wPaNpjurpPFaQAesc_xyPw14ANG0NZem3k-nsrTghEwdtSOYNkyjZSTUUcZBO4_1LngFK2FN1fWry5t-4J1h-3QLqXYrsNXrt6KEpDdgi12Nm7mQg4epTKNIzLUXzuly3YeREFcs8PG8lL-WqBNU06N4UQCHQftGs0SJ39QR2CXbb_DN39iF4VsseWoQa3xiddxSl-7xsHmaiyTONk2b-wiqf1F1LMKn7mfWdbNtsjYOpkqxRHd8URx786fNT4MsPsnJ9fxLlhIczhaa5dq0JVsQr2gQRvnqpyL1CR5y17EL435Mnl5T6Tg5STYqDTnZtQriwtHe1B9CoJ_r9B3o3HY4xQsLVz_bM0db89idRGgiZLSlRbvM6ZU9vvVVat6GoGfG9up_UkWUUk1CKZrX2uLy5zmWc0Ni5eX69drrX8E5wNoKXbLZW0ISott5NaGEBVDp3dfxky2MGJyCfoRnLNk74yUKSaMHqCRPGUEdzV1rJjgDf0Duz8kbZazsb_xPjVeVOCgVI1C2pV1zaUc-n7kMGkPOfIM8Jpp3P11iz7HpFiJJtABqb7BvMkUOuO8gPBiDXCnzc4gR5POQxUNoM6WfEZMX7vWrQRTxq7FxHHZHN96kjZQKJtMjTKbrGh_OICGci696wrC51nGZ8GEeL_PA1PUnACCPPvzuspcnXuTyQ4gH7xtWd2qF7t08AayaHFmDnl6AEW4hLutw_JDpmiz4cEyFKpot5UfZVxHZ9i90H7xD7kZHq9e55RO38IPCoMczOtBDlLIUoyADdKtC07JI9ufPt2osAgk33sm3q8NSX6LgiWKgBhL6inQ9pBx67ottf80ldeQLWan6g_1_ahwlmHyrxmnW88LzM9dpwmYFrN_97Dq2LUIBWaJVvMeXJuBEJHKKPfTyFEKekljhOFDP1m-67Hy2KL8cNXxMncpX5m92LtP8WZafVQvnmbKACp5lztwtWSG9A68pACChL_Jh5-1OaxjWrJopPXLu2Z3Nwg-Ic2JCr8crIuYu6wGeaXa9MbhGv41Q" \t "_blank"</w:instrText>
        </w:r>
        <w:r w:rsidRPr="0084134D">
          <w:fldChar w:fldCharType="separate"/>
        </w:r>
        <w:r w:rsidRPr="0084134D">
          <w:rPr>
            <w:rStyle w:val="Hyperlink"/>
          </w:rPr>
          <w:t>Frequency stabilization of C-band semiconductor lasers through a SiN photonic integrated circuit</w:t>
        </w:r>
        <w:r w:rsidRPr="0084134D">
          <w:fldChar w:fldCharType="end"/>
        </w:r>
      </w:ins>
    </w:p>
    <w:p w14:paraId="63A049B4" w14:textId="77777777" w:rsidR="0084134D" w:rsidRPr="0084134D" w:rsidRDefault="0084134D" w:rsidP="0084134D">
      <w:pPr>
        <w:rPr>
          <w:ins w:id="40" w:author="Unknown"/>
        </w:rPr>
      </w:pPr>
      <w:ins w:id="41" w:author="Unknown">
        <w:r w:rsidRPr="0084134D">
          <w:t>Alessandro Brugnoni, Photonics Research, 2024</w:t>
        </w:r>
      </w:ins>
    </w:p>
    <w:p w14:paraId="658A800F" w14:textId="3C490D7C" w:rsidR="00D477E3" w:rsidRDefault="0084134D">
      <w:r>
        <w:rPr>
          <w:noProof/>
        </w:rPr>
        <w:lastRenderedPageBreak/>
        <w:drawing>
          <wp:inline distT="0" distB="0" distL="0" distR="0" wp14:anchorId="1CF9D46B" wp14:editId="79E0B377">
            <wp:extent cx="5731510" cy="4298950"/>
            <wp:effectExtent l="0" t="0" r="2540" b="6350"/>
            <wp:docPr id="2047966361" name="Picture 1" descr="Open comed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en comedone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3657F3" wp14:editId="63214FA9">
            <wp:extent cx="5731510" cy="4298950"/>
            <wp:effectExtent l="0" t="0" r="2540" b="6350"/>
            <wp:docPr id="740322633" name="Picture 2" descr="Closed comed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losed comedones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870380" wp14:editId="154D73D1">
            <wp:extent cx="5731510" cy="4298950"/>
            <wp:effectExtent l="0" t="0" r="2540" b="6350"/>
            <wp:docPr id="230312129" name="Picture 3" descr="Comedonal ac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medonal acn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4D331D" wp14:editId="516AE594">
            <wp:extent cx="5731510" cy="4298950"/>
            <wp:effectExtent l="0" t="0" r="2540" b="6350"/>
            <wp:docPr id="63755414" name="Picture 4" descr="Comedones in hidradenitis suppurat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omedones in hidradenitis suppurativa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0A078B" wp14:editId="01B2B6DB">
            <wp:extent cx="5731510" cy="4298950"/>
            <wp:effectExtent l="0" t="0" r="2540" b="6350"/>
            <wp:docPr id="1764009965" name="Picture 5" descr="Papillomatous naev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apillomatous naevus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D15E1A" wp14:editId="2D9F2CF5">
            <wp:extent cx="5731510" cy="4298950"/>
            <wp:effectExtent l="0" t="0" r="2540" b="6350"/>
            <wp:docPr id="682373942" name="Picture 6" descr="Giant com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iant comedo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761161" wp14:editId="5CB4FDAB">
            <wp:extent cx="5731510" cy="4298950"/>
            <wp:effectExtent l="0" t="0" r="2540" b="6350"/>
            <wp:docPr id="508078393" name="Picture 7" descr="Multiheaded comedo cy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ultiheaded comedo cyst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7BDE8C" wp14:editId="779C9886">
            <wp:extent cx="5731510" cy="4298950"/>
            <wp:effectExtent l="0" t="0" r="2540" b="6350"/>
            <wp:docPr id="1421441585" name="Picture 8" descr="Discoid lupus erythematos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iscoid lupus erythematosus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77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B5734"/>
    <w:multiLevelType w:val="multilevel"/>
    <w:tmpl w:val="429A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67BC4"/>
    <w:multiLevelType w:val="multilevel"/>
    <w:tmpl w:val="A7B8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D16D5"/>
    <w:multiLevelType w:val="multilevel"/>
    <w:tmpl w:val="4BF2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24D7D"/>
    <w:multiLevelType w:val="multilevel"/>
    <w:tmpl w:val="F992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83298"/>
    <w:multiLevelType w:val="multilevel"/>
    <w:tmpl w:val="4924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053492">
    <w:abstractNumId w:val="3"/>
  </w:num>
  <w:num w:numId="2" w16cid:durableId="1587227971">
    <w:abstractNumId w:val="4"/>
  </w:num>
  <w:num w:numId="3" w16cid:durableId="1329941879">
    <w:abstractNumId w:val="2"/>
  </w:num>
  <w:num w:numId="4" w16cid:durableId="1065031788">
    <w:abstractNumId w:val="1"/>
  </w:num>
  <w:num w:numId="5" w16cid:durableId="528182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CB5"/>
    <w:rsid w:val="00433FDD"/>
    <w:rsid w:val="005F2CB5"/>
    <w:rsid w:val="0084134D"/>
    <w:rsid w:val="00A954DE"/>
    <w:rsid w:val="00D477E3"/>
    <w:rsid w:val="00E97DE0"/>
    <w:rsid w:val="00F12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1CDA0E-4D48-496D-BC2C-99E74532D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C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C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C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C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C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C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C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C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C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C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C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13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3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rmnetnz.org/topics/discoid-lupus-erythematosus" TargetMode="External"/><Relationship Id="rId18" Type="http://schemas.openxmlformats.org/officeDocument/2006/relationships/hyperlink" Target="https://dermnetnz.org/topics/dermoscopy" TargetMode="External"/><Relationship Id="rId26" Type="http://schemas.openxmlformats.org/officeDocument/2006/relationships/hyperlink" Target="https://www.amazon.com/Dermatology-Made-second-Amanda-Oakley-dp-1914961161/dp/1914961161/ref=dp_ob_title_bk?&amp;_encoding=UTF8&amp;tag=nzdermnet-20&amp;linkCode=ur2&amp;linkId=2addc7901a76f7726fa42eeeea7a28ea&amp;camp=1789&amp;creative=932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ermnetnz.org/topics/dilated-pore-of-winer-pathology" TargetMode="External"/><Relationship Id="rId34" Type="http://schemas.openxmlformats.org/officeDocument/2006/relationships/image" Target="media/image8.jpeg"/><Relationship Id="rId7" Type="http://schemas.openxmlformats.org/officeDocument/2006/relationships/hyperlink" Target="https://dermnetnz.org/topics/acne" TargetMode="External"/><Relationship Id="rId12" Type="http://schemas.openxmlformats.org/officeDocument/2006/relationships/hyperlink" Target="https://dermnetnz.org/topics/solar-comedo" TargetMode="External"/><Relationship Id="rId17" Type="http://schemas.openxmlformats.org/officeDocument/2006/relationships/hyperlink" Target="https://dermnetnz.org/topics/melanocytic-naevus" TargetMode="External"/><Relationship Id="rId25" Type="http://schemas.openxmlformats.org/officeDocument/2006/relationships/hyperlink" Target="https://dermnetnz.org/topics/books-about-the-skin/" TargetMode="External"/><Relationship Id="rId33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hyperlink" Target="https://dermnetnz.org/topics/melanocytic-naevus" TargetMode="External"/><Relationship Id="rId20" Type="http://schemas.openxmlformats.org/officeDocument/2006/relationships/hyperlink" Target="https://dermnetnz.org/topics/cutaneous-cysts-and-pseudocysts" TargetMode="External"/><Relationship Id="rId29" Type="http://schemas.openxmlformats.org/officeDocument/2006/relationships/image" Target="media/image3.jpeg"/><Relationship Id="rId1" Type="http://schemas.openxmlformats.org/officeDocument/2006/relationships/numbering" Target="numbering.xml"/><Relationship Id="rId6" Type="http://schemas.openxmlformats.org/officeDocument/2006/relationships/hyperlink" Target="https://dermnetnz.org/topics/comedones?utm_source=chatgpt.com" TargetMode="External"/><Relationship Id="rId11" Type="http://schemas.openxmlformats.org/officeDocument/2006/relationships/hyperlink" Target="https://dermnetnz.org/topics/solar-comedo" TargetMode="External"/><Relationship Id="rId24" Type="http://schemas.openxmlformats.org/officeDocument/2006/relationships/hyperlink" Target="https://dermnetnz.org/topics/acne-and-other-follicular-disorders" TargetMode="External"/><Relationship Id="rId32" Type="http://schemas.openxmlformats.org/officeDocument/2006/relationships/image" Target="media/image6.jpeg"/><Relationship Id="rId5" Type="http://schemas.openxmlformats.org/officeDocument/2006/relationships/hyperlink" Target="https://dermnetnz.org/topics/comedones?utm_source=chatgpt.com" TargetMode="External"/><Relationship Id="rId15" Type="http://schemas.openxmlformats.org/officeDocument/2006/relationships/hyperlink" Target="https://dermnetnz.org/topics/dermoscopy" TargetMode="External"/><Relationship Id="rId23" Type="http://schemas.openxmlformats.org/officeDocument/2006/relationships/hyperlink" Target="https://dermnetnz.org/topics/enlarged-pores" TargetMode="External"/><Relationship Id="rId28" Type="http://schemas.openxmlformats.org/officeDocument/2006/relationships/image" Target="media/image2.jpeg"/><Relationship Id="rId36" Type="http://schemas.openxmlformats.org/officeDocument/2006/relationships/theme" Target="theme/theme1.xml"/><Relationship Id="rId10" Type="http://schemas.openxmlformats.org/officeDocument/2006/relationships/hyperlink" Target="https://dermnetnz.org/topics/hidradenitis-suppurativa" TargetMode="External"/><Relationship Id="rId19" Type="http://schemas.openxmlformats.org/officeDocument/2006/relationships/hyperlink" Target="https://dermnetnz.org/topics/comedo-naevus" TargetMode="External"/><Relationship Id="rId31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hyperlink" Target="https://dermnetnz.org/topics/comedonal-acne" TargetMode="External"/><Relationship Id="rId14" Type="http://schemas.openxmlformats.org/officeDocument/2006/relationships/hyperlink" Target="https://dermnetnz.org/topics/seborrhoeic-keratosis" TargetMode="External"/><Relationship Id="rId22" Type="http://schemas.openxmlformats.org/officeDocument/2006/relationships/hyperlink" Target="https://dermnetnz.org/topics/dilated-pore-of-winer-pathology" TargetMode="External"/><Relationship Id="rId27" Type="http://schemas.openxmlformats.org/officeDocument/2006/relationships/image" Target="media/image1.jpeg"/><Relationship Id="rId30" Type="http://schemas.openxmlformats.org/officeDocument/2006/relationships/image" Target="media/image4.jpeg"/><Relationship Id="rId35" Type="http://schemas.openxmlformats.org/officeDocument/2006/relationships/fontTable" Target="fontTable.xml"/><Relationship Id="rId8" Type="http://schemas.openxmlformats.org/officeDocument/2006/relationships/hyperlink" Target="https://dermnetnz.org/topics/acne-vulgar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2871</Words>
  <Characters>16370</Characters>
  <Application>Microsoft Office Word</Application>
  <DocSecurity>0</DocSecurity>
  <Lines>136</Lines>
  <Paragraphs>38</Paragraphs>
  <ScaleCrop>false</ScaleCrop>
  <Company/>
  <LinksUpToDate>false</LinksUpToDate>
  <CharactersWithSpaces>19203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Jaybhaye</dc:creator>
  <cp:keywords/>
  <dc:description/>
  <cp:lastModifiedBy>Aditya Jaybhaye</cp:lastModifiedBy>
  <cp:revision>2</cp:revision>
  <dcterms:created xsi:type="dcterms:W3CDTF">2026-08-19T12:01:00Z</dcterms:created>
  <dcterms:modified xsi:type="dcterms:W3CDTF">2026-08-19T12:04:00Z</dcterms:modified>
</cp:coreProperties>
</file>