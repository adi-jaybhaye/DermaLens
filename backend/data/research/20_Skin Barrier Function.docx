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1FEE" w14:textId="77777777" w:rsidR="00C77B4E" w:rsidRPr="00C77B4E" w:rsidRDefault="00C77B4E" w:rsidP="00C77B4E">
      <w:pPr>
        <w:rPr>
          <w:b/>
          <w:bCs/>
        </w:rPr>
      </w:pPr>
      <w:r w:rsidRPr="00C77B4E">
        <w:rPr>
          <w:b/>
          <w:bCs/>
        </w:rPr>
        <w:t>Skin barrier function</w:t>
      </w:r>
    </w:p>
    <w:p w14:paraId="6D68C13A" w14:textId="77777777" w:rsidR="00C77B4E" w:rsidRPr="00C77B4E" w:rsidRDefault="00C77B4E" w:rsidP="00C77B4E"/>
    <w:p w14:paraId="66C9D11E" w14:textId="77777777" w:rsidR="00C77B4E" w:rsidRPr="00C77B4E" w:rsidRDefault="00C77B4E" w:rsidP="00C77B4E">
      <w:r w:rsidRPr="00C77B4E">
        <w:t>Authors: Dr Jenny SW Yun, Resident Medical Officer, Royal Melbourne Hospital, Melbourne, Australia; A/Prof Rosemary Nixon, Skin Health Institute, Melbourne, Australia. Copy edited by Gus Mitchell. March 2021</w:t>
      </w:r>
    </w:p>
    <w:p w14:paraId="67686043" w14:textId="77777777" w:rsidR="00C77B4E" w:rsidRPr="00C77B4E" w:rsidRDefault="00C77B4E" w:rsidP="00C77B4E">
      <w:hyperlink r:id="rId5" w:anchor="Skin%20as%20a%20barrier%3Cbr%20/%3E" w:history="1">
        <w:r w:rsidRPr="00C77B4E">
          <w:rPr>
            <w:rStyle w:val="Hyperlink"/>
          </w:rPr>
          <w:t>Skin as a barrier</w:t>
        </w:r>
        <w:r w:rsidRPr="00C77B4E">
          <w:rPr>
            <w:rStyle w:val="Hyperlink"/>
          </w:rPr>
          <w:br/>
        </w:r>
      </w:hyperlink>
      <w:r w:rsidRPr="00C77B4E">
        <w:t> </w:t>
      </w:r>
      <w:hyperlink r:id="rId6" w:anchor="Skin%20structures%20with%20physical%20barrier%20functions%3Cbr%20/%3E" w:history="1">
        <w:r w:rsidRPr="00C77B4E">
          <w:rPr>
            <w:rStyle w:val="Hyperlink"/>
          </w:rPr>
          <w:t>Skin structures with physical barrier functions</w:t>
        </w:r>
        <w:r w:rsidRPr="00C77B4E">
          <w:rPr>
            <w:rStyle w:val="Hyperlink"/>
          </w:rPr>
          <w:br/>
        </w:r>
      </w:hyperlink>
      <w:r w:rsidRPr="00C77B4E">
        <w:t> </w:t>
      </w:r>
      <w:hyperlink r:id="rId7" w:anchor="Skin%20(bio)chemistry%20with%20barrier%20functions%3Cbr%20/%3E" w:history="1">
        <w:r w:rsidRPr="00C77B4E">
          <w:rPr>
            <w:rStyle w:val="Hyperlink"/>
          </w:rPr>
          <w:t>Skin (bio)chemistry with barrier functions</w:t>
        </w:r>
        <w:r w:rsidRPr="00C77B4E">
          <w:rPr>
            <w:rStyle w:val="Hyperlink"/>
          </w:rPr>
          <w:br/>
        </w:r>
      </w:hyperlink>
      <w:r w:rsidRPr="00C77B4E">
        <w:t> </w:t>
      </w:r>
      <w:hyperlink r:id="rId8" w:anchor="Skin%20elements%20with%20immune%20barrier%20functions%3Cbr%20/%3E" w:history="1">
        <w:r w:rsidRPr="00C77B4E">
          <w:rPr>
            <w:rStyle w:val="Hyperlink"/>
          </w:rPr>
          <w:t>Skin elements with immune barrier functions</w:t>
        </w:r>
        <w:r w:rsidRPr="00C77B4E">
          <w:rPr>
            <w:rStyle w:val="Hyperlink"/>
          </w:rPr>
          <w:br/>
        </w:r>
      </w:hyperlink>
      <w:r w:rsidRPr="00C77B4E">
        <w:t> </w:t>
      </w:r>
      <w:hyperlink r:id="rId9" w:anchor="Role%20of%20vitamins%3Cbr%20/%3E" w:history="1">
        <w:r w:rsidRPr="00C77B4E">
          <w:rPr>
            <w:rStyle w:val="Hyperlink"/>
          </w:rPr>
          <w:t>Role of vitamins</w:t>
        </w:r>
        <w:r w:rsidRPr="00C77B4E">
          <w:rPr>
            <w:rStyle w:val="Hyperlink"/>
          </w:rPr>
          <w:br/>
        </w:r>
      </w:hyperlink>
      <w:r w:rsidRPr="00C77B4E">
        <w:t> </w:t>
      </w:r>
      <w:hyperlink r:id="rId10" w:anchor="Disturbances" w:history="1">
        <w:r w:rsidRPr="00C77B4E">
          <w:rPr>
            <w:rStyle w:val="Hyperlink"/>
          </w:rPr>
          <w:t>Disturbances</w:t>
        </w:r>
      </w:hyperlink>
    </w:p>
    <w:p w14:paraId="2A41C78D" w14:textId="77777777" w:rsidR="00C77B4E" w:rsidRPr="00C77B4E" w:rsidRDefault="00C77B4E" w:rsidP="00C77B4E">
      <w:pPr>
        <w:rPr>
          <w:b/>
          <w:bCs/>
        </w:rPr>
      </w:pPr>
      <w:r w:rsidRPr="00C77B4E">
        <w:rPr>
          <w:b/>
          <w:bCs/>
        </w:rPr>
        <w:t>Skin as a barrier</w:t>
      </w:r>
    </w:p>
    <w:p w14:paraId="38914490" w14:textId="77777777" w:rsidR="00C77B4E" w:rsidRPr="00C77B4E" w:rsidRDefault="00C77B4E" w:rsidP="00C77B4E">
      <w:r w:rsidRPr="00C77B4E">
        <w:t>Skin is the largest organ of the human body and comprises three major layers; epidermis, dermis, and subcutis [see </w:t>
      </w:r>
      <w:hyperlink r:id="rId11" w:history="1">
        <w:r w:rsidRPr="00C77B4E">
          <w:rPr>
            <w:rStyle w:val="Hyperlink"/>
          </w:rPr>
          <w:t>Structure of normal skin</w:t>
        </w:r>
      </w:hyperlink>
      <w:r w:rsidRPr="00C77B4E">
        <w:t>].</w:t>
      </w:r>
    </w:p>
    <w:p w14:paraId="38002812" w14:textId="77777777" w:rsidR="00C77B4E" w:rsidRPr="00C77B4E" w:rsidRDefault="00C77B4E" w:rsidP="00C77B4E">
      <w:r w:rsidRPr="00C77B4E">
        <w:t>One vital function of the skin is to form an effective barrier between the organism and the environment. It maintains an ‘inside-outside’ barrier regulating water loss, and an ‘outside-inside’ barrier protecting the organism from external harm, including mechanical, chemical, and microbial.</w:t>
      </w:r>
    </w:p>
    <w:p w14:paraId="790E199F" w14:textId="77777777" w:rsidR="00C77B4E" w:rsidRPr="00C77B4E" w:rsidRDefault="00C77B4E" w:rsidP="00C77B4E">
      <w:pPr>
        <w:rPr>
          <w:b/>
          <w:bCs/>
        </w:rPr>
      </w:pPr>
      <w:r w:rsidRPr="00C77B4E">
        <w:rPr>
          <w:b/>
          <w:bCs/>
        </w:rPr>
        <w:t>Epidermal barrier functions</w:t>
      </w:r>
    </w:p>
    <w:p w14:paraId="2CF9D5DC" w14:textId="77777777" w:rsidR="00C77B4E" w:rsidRPr="00C77B4E" w:rsidRDefault="00C77B4E" w:rsidP="00C77B4E">
      <w:pPr>
        <w:rPr>
          <w:b/>
          <w:bCs/>
        </w:rPr>
      </w:pPr>
      <w:r w:rsidRPr="00C77B4E">
        <w:rPr>
          <w:b/>
          <w:bCs/>
        </w:rPr>
        <w:t>Skin structures with physical barrier functions</w:t>
      </w:r>
    </w:p>
    <w:p w14:paraId="078E1E62" w14:textId="77777777" w:rsidR="00C77B4E" w:rsidRPr="00C77B4E" w:rsidRDefault="00C77B4E" w:rsidP="00C77B4E">
      <w:pPr>
        <w:rPr>
          <w:b/>
          <w:bCs/>
        </w:rPr>
      </w:pPr>
      <w:r w:rsidRPr="00C77B4E">
        <w:rPr>
          <w:b/>
          <w:bCs/>
        </w:rPr>
        <w:t>Stratum corneum</w:t>
      </w:r>
    </w:p>
    <w:p w14:paraId="723057B0" w14:textId="77777777" w:rsidR="00C77B4E" w:rsidRPr="00C77B4E" w:rsidRDefault="00C77B4E" w:rsidP="00C77B4E">
      <w:r w:rsidRPr="00C77B4E">
        <w:t>The outermost layer of the epidermis is the stratum corneum, which consists of dead dried-out cells called corneocytes in a bricks-and-mortar arrangement.</w:t>
      </w:r>
    </w:p>
    <w:p w14:paraId="43A0DCB8" w14:textId="77777777" w:rsidR="00C77B4E" w:rsidRPr="00C77B4E" w:rsidRDefault="00C77B4E" w:rsidP="00C77B4E">
      <w:pPr>
        <w:rPr>
          <w:b/>
          <w:bCs/>
        </w:rPr>
      </w:pPr>
      <w:r w:rsidRPr="00C77B4E">
        <w:rPr>
          <w:b/>
          <w:bCs/>
        </w:rPr>
        <w:t>‘Bricks-and-mortar’ model of the stratum corneum</w:t>
      </w:r>
    </w:p>
    <w:p w14:paraId="0D405A56" w14:textId="77777777" w:rsidR="00C77B4E" w:rsidRPr="00C77B4E" w:rsidRDefault="00C77B4E" w:rsidP="00C77B4E">
      <w:r w:rsidRPr="00C77B4E">
        <w:t>A key barrier function of the epidermis is to control diffusion of molecules across the skin; </w:t>
      </w:r>
      <w:proofErr w:type="spellStart"/>
      <w:r w:rsidRPr="00C77B4E">
        <w:t>transepidermal</w:t>
      </w:r>
      <w:proofErr w:type="spellEnd"/>
      <w:r w:rsidRPr="00C77B4E">
        <w:t> water loss (TEWL) from inside to outside, and chemicals from the outside environment to inside. Diffusion through the epidermis can be via one of two routes: intracellular through the epidermal lipid matrix, or transcellular across the corneocytes. The rate of diffusion across the stratum corneum is influenced by:</w:t>
      </w:r>
    </w:p>
    <w:p w14:paraId="78D64066" w14:textId="77777777" w:rsidR="00C77B4E" w:rsidRPr="00C77B4E" w:rsidRDefault="00C77B4E" w:rsidP="00C77B4E">
      <w:pPr>
        <w:numPr>
          <w:ilvl w:val="0"/>
          <w:numId w:val="1"/>
        </w:numPr>
      </w:pPr>
      <w:r w:rsidRPr="00C77B4E">
        <w:t>The unique lamellar organisation of the lipid matrix and its interaction with protein components of keratinocytes, including tight junctions and scaffolding proteins</w:t>
      </w:r>
    </w:p>
    <w:p w14:paraId="4E717ADF" w14:textId="77777777" w:rsidR="00C77B4E" w:rsidRPr="00C77B4E" w:rsidRDefault="00C77B4E" w:rsidP="00C77B4E">
      <w:pPr>
        <w:numPr>
          <w:ilvl w:val="0"/>
          <w:numId w:val="1"/>
        </w:numPr>
      </w:pPr>
      <w:r w:rsidRPr="00C77B4E">
        <w:t>The diffusion path length which is determined by the thickness of the stratum corneum, numbers of layers of corneocytes, their size, and their cohesion.</w:t>
      </w:r>
    </w:p>
    <w:p w14:paraId="7283938D" w14:textId="77777777" w:rsidR="00C77B4E" w:rsidRPr="00C77B4E" w:rsidRDefault="00C77B4E" w:rsidP="00C77B4E">
      <w:pPr>
        <w:rPr>
          <w:b/>
          <w:bCs/>
        </w:rPr>
      </w:pPr>
      <w:r w:rsidRPr="00C77B4E">
        <w:rPr>
          <w:b/>
          <w:bCs/>
        </w:rPr>
        <w:t>Skin appendages</w:t>
      </w:r>
    </w:p>
    <w:tbl>
      <w:tblPr>
        <w:tblW w:w="12150" w:type="dxa"/>
        <w:tblCellMar>
          <w:top w:w="15" w:type="dxa"/>
          <w:left w:w="15" w:type="dxa"/>
          <w:bottom w:w="15" w:type="dxa"/>
          <w:right w:w="15" w:type="dxa"/>
        </w:tblCellMar>
        <w:tblLook w:val="04A0" w:firstRow="1" w:lastRow="0" w:firstColumn="1" w:lastColumn="0" w:noHBand="0" w:noVBand="1"/>
      </w:tblPr>
      <w:tblGrid>
        <w:gridCol w:w="2067"/>
        <w:gridCol w:w="10083"/>
      </w:tblGrid>
      <w:tr w:rsidR="00C77B4E" w:rsidRPr="00C77B4E" w14:paraId="5D2F74AD" w14:textId="77777777">
        <w:trPr>
          <w:tblHeader/>
        </w:trPr>
        <w:tc>
          <w:tcPr>
            <w:tcW w:w="0" w:type="auto"/>
            <w:shd w:val="clear" w:color="auto" w:fill="1778B2"/>
            <w:vAlign w:val="center"/>
            <w:hideMark/>
          </w:tcPr>
          <w:p w14:paraId="3CC0808F" w14:textId="77777777" w:rsidR="00C77B4E" w:rsidRPr="00C77B4E" w:rsidRDefault="00C77B4E" w:rsidP="00C77B4E">
            <w:r w:rsidRPr="00C77B4E">
              <w:t>Epidermal appendages</w:t>
            </w:r>
          </w:p>
        </w:tc>
        <w:tc>
          <w:tcPr>
            <w:tcW w:w="0" w:type="auto"/>
            <w:tcBorders>
              <w:right w:val="nil"/>
            </w:tcBorders>
            <w:shd w:val="clear" w:color="auto" w:fill="1778B2"/>
            <w:vAlign w:val="center"/>
            <w:hideMark/>
          </w:tcPr>
          <w:p w14:paraId="4010BD00" w14:textId="77777777" w:rsidR="00C77B4E" w:rsidRPr="00C77B4E" w:rsidRDefault="00C77B4E" w:rsidP="00C77B4E">
            <w:r w:rsidRPr="00C77B4E">
              <w:t>Skin barrier functions</w:t>
            </w:r>
          </w:p>
        </w:tc>
      </w:tr>
      <w:tr w:rsidR="00C77B4E" w:rsidRPr="00C77B4E" w14:paraId="42308B7A" w14:textId="77777777">
        <w:tc>
          <w:tcPr>
            <w:tcW w:w="0" w:type="auto"/>
            <w:tcBorders>
              <w:top w:val="single" w:sz="6" w:space="0" w:color="EBEBEB"/>
              <w:left w:val="single" w:sz="6" w:space="0" w:color="EBEBEB"/>
              <w:bottom w:val="single" w:sz="6" w:space="0" w:color="EBEBEB"/>
              <w:right w:val="single" w:sz="6" w:space="0" w:color="EBEBEB"/>
            </w:tcBorders>
            <w:shd w:val="clear" w:color="auto" w:fill="F4F7FC"/>
            <w:vAlign w:val="center"/>
            <w:hideMark/>
          </w:tcPr>
          <w:p w14:paraId="009BFC39" w14:textId="77777777" w:rsidR="00C77B4E" w:rsidRPr="00C77B4E" w:rsidRDefault="00C77B4E" w:rsidP="00C77B4E">
            <w:r w:rsidRPr="00C77B4E">
              <w:t>Nail</w:t>
            </w:r>
          </w:p>
        </w:tc>
        <w:tc>
          <w:tcPr>
            <w:tcW w:w="0" w:type="auto"/>
            <w:tcBorders>
              <w:top w:val="single" w:sz="6" w:space="0" w:color="EBEBEB"/>
              <w:left w:val="single" w:sz="6" w:space="0" w:color="EBEBEB"/>
              <w:bottom w:val="single" w:sz="6" w:space="0" w:color="EBEBEB"/>
              <w:right w:val="nil"/>
            </w:tcBorders>
            <w:shd w:val="clear" w:color="auto" w:fill="F4F7FC"/>
            <w:vAlign w:val="center"/>
            <w:hideMark/>
          </w:tcPr>
          <w:p w14:paraId="7B27D558" w14:textId="77777777" w:rsidR="00C77B4E" w:rsidRPr="00C77B4E" w:rsidRDefault="00C77B4E" w:rsidP="00C77B4E">
            <w:pPr>
              <w:numPr>
                <w:ilvl w:val="0"/>
                <w:numId w:val="2"/>
              </w:numPr>
            </w:pPr>
            <w:r w:rsidRPr="00C77B4E">
              <w:t>The cuticle between the proximal nail fold and the nail plate provides a waterproof barrier against chemical and microbial entry</w:t>
            </w:r>
          </w:p>
        </w:tc>
      </w:tr>
      <w:tr w:rsidR="00C77B4E" w:rsidRPr="00C77B4E" w14:paraId="2BDD340C" w14:textId="77777777">
        <w:tc>
          <w:tcPr>
            <w:tcW w:w="0" w:type="auto"/>
            <w:tcBorders>
              <w:top w:val="single" w:sz="6" w:space="0" w:color="EBEBEB"/>
              <w:left w:val="single" w:sz="6" w:space="0" w:color="EBEBEB"/>
              <w:bottom w:val="single" w:sz="6" w:space="0" w:color="EBEBEB"/>
              <w:right w:val="single" w:sz="6" w:space="0" w:color="EBEBEB"/>
            </w:tcBorders>
            <w:shd w:val="clear" w:color="auto" w:fill="FFFFFF"/>
            <w:vAlign w:val="center"/>
            <w:hideMark/>
          </w:tcPr>
          <w:p w14:paraId="5B63AC19" w14:textId="77777777" w:rsidR="00C77B4E" w:rsidRPr="00C77B4E" w:rsidRDefault="00C77B4E" w:rsidP="00C77B4E">
            <w:r w:rsidRPr="00C77B4E">
              <w:t>Hair</w:t>
            </w:r>
          </w:p>
        </w:tc>
        <w:tc>
          <w:tcPr>
            <w:tcW w:w="0" w:type="auto"/>
            <w:tcBorders>
              <w:top w:val="single" w:sz="6" w:space="0" w:color="EBEBEB"/>
              <w:left w:val="single" w:sz="6" w:space="0" w:color="EBEBEB"/>
              <w:bottom w:val="single" w:sz="6" w:space="0" w:color="EBEBEB"/>
              <w:right w:val="nil"/>
            </w:tcBorders>
            <w:shd w:val="clear" w:color="auto" w:fill="FFFFFF"/>
            <w:vAlign w:val="center"/>
            <w:hideMark/>
          </w:tcPr>
          <w:p w14:paraId="19CE20B0" w14:textId="77777777" w:rsidR="00C77B4E" w:rsidRPr="00C77B4E" w:rsidRDefault="00C77B4E" w:rsidP="00C77B4E">
            <w:pPr>
              <w:numPr>
                <w:ilvl w:val="0"/>
                <w:numId w:val="3"/>
              </w:numPr>
            </w:pPr>
            <w:r w:rsidRPr="00C77B4E">
              <w:t>Holds a layer of warm air against the skin to minimise heat loss</w:t>
            </w:r>
          </w:p>
          <w:p w14:paraId="13C8BF1B" w14:textId="77777777" w:rsidR="00C77B4E" w:rsidRPr="00C77B4E" w:rsidRDefault="00C77B4E" w:rsidP="00C77B4E">
            <w:pPr>
              <w:numPr>
                <w:ilvl w:val="0"/>
                <w:numId w:val="3"/>
              </w:numPr>
            </w:pPr>
            <w:r w:rsidRPr="00C77B4E">
              <w:lastRenderedPageBreak/>
              <w:t>Is an early-warning detection system on the scalp to prevent minor skin trauma</w:t>
            </w:r>
          </w:p>
          <w:p w14:paraId="17582702" w14:textId="77777777" w:rsidR="00C77B4E" w:rsidRPr="00C77B4E" w:rsidRDefault="00C77B4E" w:rsidP="00C77B4E">
            <w:pPr>
              <w:numPr>
                <w:ilvl w:val="0"/>
                <w:numId w:val="3"/>
              </w:numPr>
            </w:pPr>
            <w:r w:rsidRPr="00C77B4E">
              <w:t>Dense hair can protect the epidermis from sun exposure</w:t>
            </w:r>
          </w:p>
        </w:tc>
      </w:tr>
      <w:tr w:rsidR="00C77B4E" w:rsidRPr="00C77B4E" w14:paraId="5551FB1B" w14:textId="77777777">
        <w:tc>
          <w:tcPr>
            <w:tcW w:w="0" w:type="auto"/>
            <w:tcBorders>
              <w:top w:val="single" w:sz="6" w:space="0" w:color="EBEBEB"/>
              <w:left w:val="single" w:sz="6" w:space="0" w:color="EBEBEB"/>
              <w:bottom w:val="single" w:sz="6" w:space="0" w:color="EBEBEB"/>
              <w:right w:val="single" w:sz="6" w:space="0" w:color="EBEBEB"/>
            </w:tcBorders>
            <w:shd w:val="clear" w:color="auto" w:fill="F4F7FC"/>
            <w:vAlign w:val="center"/>
            <w:hideMark/>
          </w:tcPr>
          <w:p w14:paraId="60226C4D" w14:textId="77777777" w:rsidR="00C77B4E" w:rsidRPr="00C77B4E" w:rsidRDefault="00C77B4E" w:rsidP="00C77B4E">
            <w:r w:rsidRPr="00C77B4E">
              <w:lastRenderedPageBreak/>
              <w:t>Sebaceous glands</w:t>
            </w:r>
          </w:p>
        </w:tc>
        <w:tc>
          <w:tcPr>
            <w:tcW w:w="0" w:type="auto"/>
            <w:tcBorders>
              <w:top w:val="single" w:sz="6" w:space="0" w:color="EBEBEB"/>
              <w:left w:val="single" w:sz="6" w:space="0" w:color="EBEBEB"/>
              <w:bottom w:val="single" w:sz="6" w:space="0" w:color="EBEBEB"/>
              <w:right w:val="nil"/>
            </w:tcBorders>
            <w:shd w:val="clear" w:color="auto" w:fill="F4F7FC"/>
            <w:vAlign w:val="center"/>
            <w:hideMark/>
          </w:tcPr>
          <w:p w14:paraId="23A1ABCD" w14:textId="77777777" w:rsidR="00C77B4E" w:rsidRPr="00C77B4E" w:rsidRDefault="00C77B4E" w:rsidP="00C77B4E">
            <w:pPr>
              <w:numPr>
                <w:ilvl w:val="0"/>
                <w:numId w:val="4"/>
              </w:numPr>
            </w:pPr>
            <w:r w:rsidRPr="00C77B4E">
              <w:t>Produce oily sebum which:</w:t>
            </w:r>
          </w:p>
          <w:p w14:paraId="0C48AB8C" w14:textId="77777777" w:rsidR="00C77B4E" w:rsidRPr="00C77B4E" w:rsidRDefault="00C77B4E" w:rsidP="00C77B4E">
            <w:pPr>
              <w:numPr>
                <w:ilvl w:val="0"/>
                <w:numId w:val="4"/>
              </w:numPr>
            </w:pPr>
            <w:r w:rsidRPr="00C77B4E">
              <w:t>Prevents excessive water loss</w:t>
            </w:r>
          </w:p>
          <w:p w14:paraId="5AE9C5B1" w14:textId="77777777" w:rsidR="00C77B4E" w:rsidRPr="00C77B4E" w:rsidRDefault="00C77B4E" w:rsidP="00C77B4E">
            <w:pPr>
              <w:numPr>
                <w:ilvl w:val="0"/>
                <w:numId w:val="4"/>
              </w:numPr>
            </w:pPr>
            <w:r w:rsidRPr="00C77B4E">
              <w:t>Prevents the growth of certain bacteria</w:t>
            </w:r>
          </w:p>
        </w:tc>
      </w:tr>
      <w:tr w:rsidR="00C77B4E" w:rsidRPr="00C77B4E" w14:paraId="484F8D2A" w14:textId="77777777">
        <w:tc>
          <w:tcPr>
            <w:tcW w:w="0" w:type="auto"/>
            <w:tcBorders>
              <w:top w:val="single" w:sz="6" w:space="0" w:color="EBEBEB"/>
              <w:left w:val="single" w:sz="6" w:space="0" w:color="EBEBEB"/>
              <w:bottom w:val="single" w:sz="6" w:space="0" w:color="EBEBEB"/>
              <w:right w:val="single" w:sz="6" w:space="0" w:color="EBEBEB"/>
            </w:tcBorders>
            <w:shd w:val="clear" w:color="auto" w:fill="FFFFFF"/>
            <w:vAlign w:val="center"/>
            <w:hideMark/>
          </w:tcPr>
          <w:p w14:paraId="451B128D" w14:textId="77777777" w:rsidR="00C77B4E" w:rsidRPr="00C77B4E" w:rsidRDefault="00C77B4E" w:rsidP="00C77B4E">
            <w:r w:rsidRPr="00C77B4E">
              <w:t>Sweat glands</w:t>
            </w:r>
          </w:p>
        </w:tc>
        <w:tc>
          <w:tcPr>
            <w:tcW w:w="0" w:type="auto"/>
            <w:tcBorders>
              <w:top w:val="single" w:sz="6" w:space="0" w:color="EBEBEB"/>
              <w:left w:val="single" w:sz="6" w:space="0" w:color="EBEBEB"/>
              <w:bottom w:val="single" w:sz="6" w:space="0" w:color="EBEBEB"/>
              <w:right w:val="nil"/>
            </w:tcBorders>
            <w:shd w:val="clear" w:color="auto" w:fill="FFFFFF"/>
            <w:vAlign w:val="center"/>
            <w:hideMark/>
          </w:tcPr>
          <w:p w14:paraId="3AA37999" w14:textId="77777777" w:rsidR="00C77B4E" w:rsidRPr="00C77B4E" w:rsidRDefault="00C77B4E" w:rsidP="00C77B4E">
            <w:pPr>
              <w:numPr>
                <w:ilvl w:val="0"/>
                <w:numId w:val="5"/>
              </w:numPr>
            </w:pPr>
            <w:r w:rsidRPr="00C77B4E">
              <w:t>Thermal regulation</w:t>
            </w:r>
          </w:p>
          <w:p w14:paraId="2C7CBC46" w14:textId="77777777" w:rsidR="00C77B4E" w:rsidRPr="00C77B4E" w:rsidRDefault="00C77B4E" w:rsidP="00C77B4E">
            <w:pPr>
              <w:numPr>
                <w:ilvl w:val="0"/>
                <w:numId w:val="5"/>
              </w:numPr>
            </w:pPr>
            <w:r w:rsidRPr="00C77B4E">
              <w:t>Maintains skin pH</w:t>
            </w:r>
          </w:p>
        </w:tc>
      </w:tr>
    </w:tbl>
    <w:p w14:paraId="2EE765E4" w14:textId="77777777" w:rsidR="00C77B4E" w:rsidRPr="00C77B4E" w:rsidRDefault="00C77B4E" w:rsidP="00C77B4E">
      <w:pPr>
        <w:rPr>
          <w:b/>
          <w:bCs/>
        </w:rPr>
      </w:pPr>
      <w:r w:rsidRPr="00C77B4E">
        <w:rPr>
          <w:b/>
          <w:bCs/>
        </w:rPr>
        <w:t>Subcutis</w:t>
      </w:r>
    </w:p>
    <w:p w14:paraId="7E3CA94D" w14:textId="77777777" w:rsidR="00C77B4E" w:rsidRPr="00C77B4E" w:rsidRDefault="00C77B4E" w:rsidP="00C77B4E">
      <w:r w:rsidRPr="00C77B4E">
        <w:t>The subcutis is composed predominantly of fat cells (adipocytes). Adipose tissue is responsible for heat production and forms an insulating layer, thereby playing a critical role in thermoregulation. The subcutis also acts as a mechanical barrier by absorbing mechanical shocks applied to the skin (such as a punch), protecting deeper structures including bone.</w:t>
      </w:r>
    </w:p>
    <w:p w14:paraId="7837E821" w14:textId="77777777" w:rsidR="00C77B4E" w:rsidRPr="00C77B4E" w:rsidRDefault="00C77B4E" w:rsidP="00C77B4E">
      <w:pPr>
        <w:rPr>
          <w:b/>
          <w:bCs/>
        </w:rPr>
      </w:pPr>
      <w:r w:rsidRPr="00C77B4E">
        <w:rPr>
          <w:b/>
          <w:bCs/>
        </w:rPr>
        <w:t>Skin (bio)chemistry with barrier functions</w:t>
      </w:r>
    </w:p>
    <w:p w14:paraId="13D12F41" w14:textId="77777777" w:rsidR="00C77B4E" w:rsidRPr="00C77B4E" w:rsidRDefault="00C77B4E" w:rsidP="00C77B4E">
      <w:pPr>
        <w:rPr>
          <w:b/>
          <w:bCs/>
        </w:rPr>
      </w:pPr>
      <w:r w:rsidRPr="00C77B4E">
        <w:rPr>
          <w:b/>
          <w:bCs/>
        </w:rPr>
        <w:t>pH</w:t>
      </w:r>
    </w:p>
    <w:p w14:paraId="5B0E8E6E" w14:textId="77777777" w:rsidR="00C77B4E" w:rsidRPr="00C77B4E" w:rsidRDefault="00C77B4E" w:rsidP="00C77B4E">
      <w:r w:rsidRPr="00C77B4E">
        <w:t xml:space="preserve">The human skin surface has a normal pH range of 4.5 to 5.5, and the acidity is important in the skin permeability barrier. Enzymes in the stratum corneum including β-glucocerebrosidase and acid sphingomyelinase, function optimally in an acidic environment, and are responsible for the production of ceramides and free fatty acids which affect diffusion through the epidermis. The acid pH also restricts the activity of kallikrein (KLK)-5 and -7, which cleave the extracellular </w:t>
      </w:r>
      <w:proofErr w:type="spellStart"/>
      <w:r w:rsidRPr="00C77B4E">
        <w:t>corneodesmosomal</w:t>
      </w:r>
      <w:proofErr w:type="spellEnd"/>
      <w:r w:rsidRPr="00C77B4E">
        <w:t xml:space="preserve"> proteins important in corneocyte adhesion.</w:t>
      </w:r>
    </w:p>
    <w:p w14:paraId="587AE62E" w14:textId="77777777" w:rsidR="00C77B4E" w:rsidRPr="00C77B4E" w:rsidRDefault="00C77B4E" w:rsidP="00C77B4E">
      <w:r w:rsidRPr="00C77B4E">
        <w:t>The acidic skin surface, together with an intact stratum corneum, prevents colonisation with pathogens, and supports the normal skin microbiome [see </w:t>
      </w:r>
      <w:hyperlink r:id="rId12" w:history="1">
        <w:r w:rsidRPr="00C77B4E">
          <w:rPr>
            <w:rStyle w:val="Hyperlink"/>
          </w:rPr>
          <w:t>Microorganisms found on the skin</w:t>
        </w:r>
      </w:hyperlink>
      <w:r w:rsidRPr="00C77B4E">
        <w:t>].</w:t>
      </w:r>
    </w:p>
    <w:p w14:paraId="7DDD52D7" w14:textId="77777777" w:rsidR="00C77B4E" w:rsidRPr="00C77B4E" w:rsidRDefault="00C77B4E" w:rsidP="00C77B4E">
      <w:pPr>
        <w:rPr>
          <w:b/>
          <w:bCs/>
        </w:rPr>
      </w:pPr>
      <w:r w:rsidRPr="00C77B4E">
        <w:rPr>
          <w:b/>
          <w:bCs/>
        </w:rPr>
        <w:t>Filaggrin</w:t>
      </w:r>
    </w:p>
    <w:p w14:paraId="2EC00408" w14:textId="77777777" w:rsidR="00C77B4E" w:rsidRPr="00C77B4E" w:rsidRDefault="00C77B4E" w:rsidP="00C77B4E">
      <w:r w:rsidRPr="00C77B4E">
        <w:t>Filaggrin is a specialised structural ‘filament-aggregating protein’ responsible for the structural and mechanical integrity of the stratum corneum. It aggregates keratin filaments inside the corneocytes and helps form the cornified cell envelope outside corneocytes. Natural moisturising factors (NMF) are degradation products of filaggrin which contribute to the water-holding capacity and acidic pH of the stratum corneum. Urocanic acid, another breakdown product of filaggrin, is important in protection from UV radiation damage.</w:t>
      </w:r>
    </w:p>
    <w:p w14:paraId="17677F8D" w14:textId="77777777" w:rsidR="00C77B4E" w:rsidRPr="00C77B4E" w:rsidRDefault="00C77B4E" w:rsidP="00C77B4E">
      <w:pPr>
        <w:rPr>
          <w:b/>
          <w:bCs/>
        </w:rPr>
      </w:pPr>
      <w:r w:rsidRPr="00C77B4E">
        <w:rPr>
          <w:b/>
          <w:bCs/>
        </w:rPr>
        <w:t>Melanin</w:t>
      </w:r>
    </w:p>
    <w:p w14:paraId="7894F320" w14:textId="77777777" w:rsidR="00C77B4E" w:rsidRPr="00C77B4E" w:rsidRDefault="00C77B4E" w:rsidP="00C77B4E">
      <w:r w:rsidRPr="00C77B4E">
        <w:t>Melanin is the pigment produced by melanocytes in the basal layer of the epidermis and stored in melanosomes. Melanosomes are transferred to keratinocytes where they protect the epidermal cell nucleus against DNA damage by ultraviolet radiation [see </w:t>
      </w:r>
      <w:hyperlink r:id="rId13" w:history="1">
        <w:r w:rsidRPr="00C77B4E">
          <w:rPr>
            <w:rStyle w:val="Hyperlink"/>
          </w:rPr>
          <w:t>Ultraviolet radiation and human health</w:t>
        </w:r>
      </w:hyperlink>
      <w:r w:rsidRPr="00C77B4E">
        <w:t>].</w:t>
      </w:r>
    </w:p>
    <w:p w14:paraId="05400798" w14:textId="77777777" w:rsidR="00C77B4E" w:rsidRPr="00C77B4E" w:rsidRDefault="00C77B4E" w:rsidP="00C77B4E">
      <w:pPr>
        <w:rPr>
          <w:b/>
          <w:bCs/>
        </w:rPr>
      </w:pPr>
      <w:r w:rsidRPr="00C77B4E">
        <w:rPr>
          <w:b/>
          <w:bCs/>
        </w:rPr>
        <w:t>Antimicrobial peptides</w:t>
      </w:r>
    </w:p>
    <w:p w14:paraId="046FF42A" w14:textId="77777777" w:rsidR="00C77B4E" w:rsidRPr="00C77B4E" w:rsidRDefault="00C77B4E" w:rsidP="00C77B4E">
      <w:r w:rsidRPr="00C77B4E">
        <w:lastRenderedPageBreak/>
        <w:t>Antimicrobial peptides synthesised in the skin by keratinocytes, </w:t>
      </w:r>
      <w:proofErr w:type="spellStart"/>
      <w:r w:rsidRPr="00C77B4E">
        <w:t>sebocytes</w:t>
      </w:r>
      <w:proofErr w:type="spellEnd"/>
      <w:r w:rsidRPr="00C77B4E">
        <w:t>, and sweat glands, have antimicrobial and immunomodulatory effects [see </w:t>
      </w:r>
      <w:hyperlink r:id="rId14" w:history="1">
        <w:r w:rsidRPr="00C77B4E">
          <w:rPr>
            <w:rStyle w:val="Hyperlink"/>
          </w:rPr>
          <w:t>Antimicrobial peptides</w:t>
        </w:r>
      </w:hyperlink>
      <w:r w:rsidRPr="00C77B4E">
        <w:t>].</w:t>
      </w:r>
    </w:p>
    <w:p w14:paraId="55F6AD99" w14:textId="77777777" w:rsidR="00C77B4E" w:rsidRPr="00C77B4E" w:rsidRDefault="00C77B4E" w:rsidP="00C77B4E">
      <w:pPr>
        <w:rPr>
          <w:b/>
          <w:bCs/>
        </w:rPr>
      </w:pPr>
      <w:r w:rsidRPr="00C77B4E">
        <w:rPr>
          <w:b/>
          <w:bCs/>
        </w:rPr>
        <w:t>Skin elements with immune barrier functions</w:t>
      </w:r>
    </w:p>
    <w:p w14:paraId="736EA537" w14:textId="77777777" w:rsidR="00C77B4E" w:rsidRPr="00C77B4E" w:rsidRDefault="00C77B4E" w:rsidP="00C77B4E">
      <w:r w:rsidRPr="00C77B4E">
        <w:t>The skin has elements of both the innate (nonspecific) and adaptive (specific) immune systems. Immune cells are found in both the epidermis and dermis.</w:t>
      </w:r>
    </w:p>
    <w:p w14:paraId="76C518A0" w14:textId="77777777" w:rsidR="00C77B4E" w:rsidRPr="00C77B4E" w:rsidRDefault="00C77B4E" w:rsidP="00C77B4E">
      <w:r w:rsidRPr="00C77B4E">
        <w:t>The key epidermal immune cells are the keratinocytes and Langerhans cells. Numerous immune cell types are located in the dermis and include dermal dendritic cells, mast cells, and lymphocytes (T cells, B cells, NK cells) [see </w:t>
      </w:r>
      <w:hyperlink r:id="rId15" w:history="1">
        <w:r w:rsidRPr="00C77B4E">
          <w:rPr>
            <w:rStyle w:val="Hyperlink"/>
          </w:rPr>
          <w:t>Skin immune system</w:t>
        </w:r>
      </w:hyperlink>
      <w:r w:rsidRPr="00C77B4E">
        <w:t>].</w:t>
      </w:r>
    </w:p>
    <w:p w14:paraId="024EB6D4" w14:textId="77777777" w:rsidR="00C77B4E" w:rsidRPr="00C77B4E" w:rsidRDefault="00C77B4E" w:rsidP="00C77B4E">
      <w:pPr>
        <w:rPr>
          <w:b/>
          <w:bCs/>
        </w:rPr>
      </w:pPr>
      <w:r w:rsidRPr="00C77B4E">
        <w:rPr>
          <w:b/>
          <w:bCs/>
        </w:rPr>
        <w:t>The role of vitamins in skin barrier function</w:t>
      </w:r>
    </w:p>
    <w:p w14:paraId="20C88A81" w14:textId="77777777" w:rsidR="00C77B4E" w:rsidRPr="00C77B4E" w:rsidRDefault="00C77B4E" w:rsidP="00C77B4E">
      <w:r w:rsidRPr="00C77B4E">
        <w:t>Adequate levels of micronutrients such as vitamins are important to maintain the integrity of the skin barrier. Deficiencies and toxicities can disturb the skin barrier function. The table below summarises some roles vitamins play in skin barrier function.</w:t>
      </w:r>
    </w:p>
    <w:p w14:paraId="48764624" w14:textId="77777777" w:rsidR="00C77B4E" w:rsidRPr="00C77B4E" w:rsidRDefault="00C77B4E" w:rsidP="00C77B4E">
      <w:pPr>
        <w:rPr>
          <w:b/>
          <w:bCs/>
        </w:rPr>
      </w:pPr>
      <w:r w:rsidRPr="00C77B4E">
        <w:rPr>
          <w:b/>
          <w:bCs/>
        </w:rPr>
        <w:t>Vitamins required for some skin barrier functions</w:t>
      </w:r>
    </w:p>
    <w:tbl>
      <w:tblPr>
        <w:tblW w:w="12150" w:type="dxa"/>
        <w:tblCellMar>
          <w:top w:w="15" w:type="dxa"/>
          <w:left w:w="15" w:type="dxa"/>
          <w:bottom w:w="15" w:type="dxa"/>
          <w:right w:w="15" w:type="dxa"/>
        </w:tblCellMar>
        <w:tblLook w:val="04A0" w:firstRow="1" w:lastRow="0" w:firstColumn="1" w:lastColumn="0" w:noHBand="0" w:noVBand="1"/>
      </w:tblPr>
      <w:tblGrid>
        <w:gridCol w:w="3467"/>
        <w:gridCol w:w="8683"/>
      </w:tblGrid>
      <w:tr w:rsidR="00C77B4E" w:rsidRPr="00C77B4E" w14:paraId="114E3F0A" w14:textId="77777777">
        <w:trPr>
          <w:tblHeader/>
        </w:trPr>
        <w:tc>
          <w:tcPr>
            <w:tcW w:w="0" w:type="auto"/>
            <w:shd w:val="clear" w:color="auto" w:fill="1778B2"/>
            <w:vAlign w:val="center"/>
            <w:hideMark/>
          </w:tcPr>
          <w:p w14:paraId="7C6DA44C" w14:textId="77777777" w:rsidR="00C77B4E" w:rsidRPr="00C77B4E" w:rsidRDefault="00C77B4E" w:rsidP="00C77B4E">
            <w:r w:rsidRPr="00C77B4E">
              <w:t>Vitamin</w:t>
            </w:r>
          </w:p>
        </w:tc>
        <w:tc>
          <w:tcPr>
            <w:tcW w:w="0" w:type="auto"/>
            <w:tcBorders>
              <w:right w:val="nil"/>
            </w:tcBorders>
            <w:shd w:val="clear" w:color="auto" w:fill="1778B2"/>
            <w:vAlign w:val="center"/>
            <w:hideMark/>
          </w:tcPr>
          <w:p w14:paraId="1544F3EB" w14:textId="77777777" w:rsidR="00C77B4E" w:rsidRPr="00C77B4E" w:rsidRDefault="00C77B4E" w:rsidP="00C77B4E">
            <w:r w:rsidRPr="00C77B4E">
              <w:t>Mechanism of action</w:t>
            </w:r>
          </w:p>
        </w:tc>
      </w:tr>
      <w:tr w:rsidR="00C77B4E" w:rsidRPr="00C77B4E" w14:paraId="456D77CE" w14:textId="77777777">
        <w:tc>
          <w:tcPr>
            <w:tcW w:w="0" w:type="auto"/>
            <w:tcBorders>
              <w:top w:val="single" w:sz="6" w:space="0" w:color="EBEBEB"/>
              <w:left w:val="single" w:sz="6" w:space="0" w:color="EBEBEB"/>
              <w:bottom w:val="single" w:sz="6" w:space="0" w:color="EBEBEB"/>
              <w:right w:val="single" w:sz="6" w:space="0" w:color="EBEBEB"/>
            </w:tcBorders>
            <w:shd w:val="clear" w:color="auto" w:fill="F4F7FC"/>
            <w:vAlign w:val="center"/>
            <w:hideMark/>
          </w:tcPr>
          <w:p w14:paraId="01D50CBF" w14:textId="77777777" w:rsidR="00C77B4E" w:rsidRPr="00C77B4E" w:rsidRDefault="00C77B4E" w:rsidP="00C77B4E">
            <w:hyperlink r:id="rId16" w:history="1">
              <w:r w:rsidRPr="00C77B4E">
                <w:rPr>
                  <w:rStyle w:val="Hyperlink"/>
                </w:rPr>
                <w:t>Vitamin A</w:t>
              </w:r>
            </w:hyperlink>
          </w:p>
        </w:tc>
        <w:tc>
          <w:tcPr>
            <w:tcW w:w="0" w:type="auto"/>
            <w:tcBorders>
              <w:top w:val="single" w:sz="6" w:space="0" w:color="EBEBEB"/>
              <w:left w:val="single" w:sz="6" w:space="0" w:color="EBEBEB"/>
              <w:bottom w:val="single" w:sz="6" w:space="0" w:color="EBEBEB"/>
              <w:right w:val="nil"/>
            </w:tcBorders>
            <w:shd w:val="clear" w:color="auto" w:fill="F4F7FC"/>
            <w:vAlign w:val="center"/>
            <w:hideMark/>
          </w:tcPr>
          <w:p w14:paraId="6556B202" w14:textId="77777777" w:rsidR="00C77B4E" w:rsidRPr="00C77B4E" w:rsidRDefault="00C77B4E" w:rsidP="00C77B4E">
            <w:pPr>
              <w:numPr>
                <w:ilvl w:val="0"/>
                <w:numId w:val="6"/>
              </w:numPr>
            </w:pPr>
            <w:r w:rsidRPr="00C77B4E">
              <w:t>Regulates keratinocyte proliferation</w:t>
            </w:r>
          </w:p>
          <w:p w14:paraId="49F7E087" w14:textId="77777777" w:rsidR="00C77B4E" w:rsidRPr="00C77B4E" w:rsidRDefault="00C77B4E" w:rsidP="00C77B4E">
            <w:pPr>
              <w:numPr>
                <w:ilvl w:val="0"/>
                <w:numId w:val="6"/>
              </w:numPr>
            </w:pPr>
            <w:r w:rsidRPr="00C77B4E">
              <w:t>Roles in skin innate immunity</w:t>
            </w:r>
          </w:p>
        </w:tc>
      </w:tr>
      <w:tr w:rsidR="00C77B4E" w:rsidRPr="00C77B4E" w14:paraId="23874BED" w14:textId="77777777">
        <w:tc>
          <w:tcPr>
            <w:tcW w:w="0" w:type="auto"/>
            <w:tcBorders>
              <w:top w:val="single" w:sz="6" w:space="0" w:color="EBEBEB"/>
              <w:left w:val="single" w:sz="6" w:space="0" w:color="EBEBEB"/>
              <w:bottom w:val="single" w:sz="6" w:space="0" w:color="EBEBEB"/>
              <w:right w:val="single" w:sz="6" w:space="0" w:color="EBEBEB"/>
            </w:tcBorders>
            <w:shd w:val="clear" w:color="auto" w:fill="FFFFFF"/>
            <w:vAlign w:val="center"/>
            <w:hideMark/>
          </w:tcPr>
          <w:p w14:paraId="1399EEBC" w14:textId="77777777" w:rsidR="00C77B4E" w:rsidRPr="00C77B4E" w:rsidRDefault="00C77B4E" w:rsidP="00C77B4E">
            <w:r w:rsidRPr="00C77B4E">
              <w:t>Vitamin B3 (</w:t>
            </w:r>
            <w:hyperlink r:id="rId17" w:history="1">
              <w:r w:rsidRPr="00C77B4E">
                <w:rPr>
                  <w:rStyle w:val="Hyperlink"/>
                </w:rPr>
                <w:t>nicotinamide</w:t>
              </w:r>
            </w:hyperlink>
            <w:r w:rsidRPr="00C77B4E">
              <w:t>)</w:t>
            </w:r>
          </w:p>
        </w:tc>
        <w:tc>
          <w:tcPr>
            <w:tcW w:w="0" w:type="auto"/>
            <w:tcBorders>
              <w:top w:val="single" w:sz="6" w:space="0" w:color="EBEBEB"/>
              <w:left w:val="single" w:sz="6" w:space="0" w:color="EBEBEB"/>
              <w:bottom w:val="single" w:sz="6" w:space="0" w:color="EBEBEB"/>
              <w:right w:val="nil"/>
            </w:tcBorders>
            <w:shd w:val="clear" w:color="auto" w:fill="FFFFFF"/>
            <w:vAlign w:val="center"/>
            <w:hideMark/>
          </w:tcPr>
          <w:p w14:paraId="13684E0F" w14:textId="77777777" w:rsidR="00C77B4E" w:rsidRPr="00C77B4E" w:rsidRDefault="00C77B4E" w:rsidP="00C77B4E">
            <w:r w:rsidRPr="00C77B4E">
              <w:t>Synthesis of proteins and ceramides important for the skin barrier</w:t>
            </w:r>
          </w:p>
        </w:tc>
      </w:tr>
      <w:tr w:rsidR="00C77B4E" w:rsidRPr="00C77B4E" w14:paraId="740E5856" w14:textId="77777777">
        <w:tc>
          <w:tcPr>
            <w:tcW w:w="0" w:type="auto"/>
            <w:tcBorders>
              <w:top w:val="single" w:sz="6" w:space="0" w:color="EBEBEB"/>
              <w:left w:val="single" w:sz="6" w:space="0" w:color="EBEBEB"/>
              <w:bottom w:val="single" w:sz="6" w:space="0" w:color="EBEBEB"/>
              <w:right w:val="single" w:sz="6" w:space="0" w:color="EBEBEB"/>
            </w:tcBorders>
            <w:shd w:val="clear" w:color="auto" w:fill="F4F7FC"/>
            <w:vAlign w:val="center"/>
            <w:hideMark/>
          </w:tcPr>
          <w:p w14:paraId="18787899" w14:textId="77777777" w:rsidR="00C77B4E" w:rsidRPr="00C77B4E" w:rsidRDefault="00C77B4E" w:rsidP="00C77B4E">
            <w:r w:rsidRPr="00C77B4E">
              <w:t>Vitamin B7 (biotin)</w:t>
            </w:r>
          </w:p>
        </w:tc>
        <w:tc>
          <w:tcPr>
            <w:tcW w:w="0" w:type="auto"/>
            <w:tcBorders>
              <w:top w:val="single" w:sz="6" w:space="0" w:color="EBEBEB"/>
              <w:left w:val="single" w:sz="6" w:space="0" w:color="EBEBEB"/>
              <w:bottom w:val="single" w:sz="6" w:space="0" w:color="EBEBEB"/>
              <w:right w:val="nil"/>
            </w:tcBorders>
            <w:shd w:val="clear" w:color="auto" w:fill="F4F7FC"/>
            <w:vAlign w:val="center"/>
            <w:hideMark/>
          </w:tcPr>
          <w:p w14:paraId="60B75395" w14:textId="77777777" w:rsidR="00C77B4E" w:rsidRPr="00C77B4E" w:rsidRDefault="00C77B4E" w:rsidP="00C77B4E">
            <w:r w:rsidRPr="00C77B4E">
              <w:t>Role in keratin production</w:t>
            </w:r>
          </w:p>
        </w:tc>
      </w:tr>
      <w:tr w:rsidR="00C77B4E" w:rsidRPr="00C77B4E" w14:paraId="4ADCD197" w14:textId="77777777">
        <w:tc>
          <w:tcPr>
            <w:tcW w:w="0" w:type="auto"/>
            <w:tcBorders>
              <w:top w:val="single" w:sz="6" w:space="0" w:color="EBEBEB"/>
              <w:left w:val="single" w:sz="6" w:space="0" w:color="EBEBEB"/>
              <w:bottom w:val="single" w:sz="6" w:space="0" w:color="EBEBEB"/>
              <w:right w:val="single" w:sz="6" w:space="0" w:color="EBEBEB"/>
            </w:tcBorders>
            <w:shd w:val="clear" w:color="auto" w:fill="FFFFFF"/>
            <w:vAlign w:val="center"/>
            <w:hideMark/>
          </w:tcPr>
          <w:p w14:paraId="655FD9F2" w14:textId="77777777" w:rsidR="00C77B4E" w:rsidRPr="00C77B4E" w:rsidRDefault="00C77B4E" w:rsidP="00C77B4E">
            <w:hyperlink r:id="rId18" w:history="1">
              <w:r w:rsidRPr="00C77B4E">
                <w:rPr>
                  <w:rStyle w:val="Hyperlink"/>
                </w:rPr>
                <w:t>Vitamin D</w:t>
              </w:r>
            </w:hyperlink>
          </w:p>
        </w:tc>
        <w:tc>
          <w:tcPr>
            <w:tcW w:w="0" w:type="auto"/>
            <w:tcBorders>
              <w:top w:val="single" w:sz="6" w:space="0" w:color="EBEBEB"/>
              <w:left w:val="single" w:sz="6" w:space="0" w:color="EBEBEB"/>
              <w:bottom w:val="single" w:sz="6" w:space="0" w:color="EBEBEB"/>
              <w:right w:val="nil"/>
            </w:tcBorders>
            <w:shd w:val="clear" w:color="auto" w:fill="FFFFFF"/>
            <w:vAlign w:val="center"/>
            <w:hideMark/>
          </w:tcPr>
          <w:p w14:paraId="2938F8C0" w14:textId="77777777" w:rsidR="00C77B4E" w:rsidRPr="00C77B4E" w:rsidRDefault="00C77B4E" w:rsidP="00C77B4E">
            <w:pPr>
              <w:numPr>
                <w:ilvl w:val="0"/>
                <w:numId w:val="7"/>
              </w:numPr>
            </w:pPr>
            <w:r w:rsidRPr="00C77B4E">
              <w:t>Role in innate immunity</w:t>
            </w:r>
          </w:p>
          <w:p w14:paraId="09AB9D71" w14:textId="77777777" w:rsidR="00C77B4E" w:rsidRPr="00C77B4E" w:rsidRDefault="00C77B4E" w:rsidP="00C77B4E">
            <w:pPr>
              <w:numPr>
                <w:ilvl w:val="0"/>
                <w:numId w:val="7"/>
              </w:numPr>
            </w:pPr>
            <w:r w:rsidRPr="00C77B4E">
              <w:t>Role in keratinocyte differentiation</w:t>
            </w:r>
          </w:p>
          <w:p w14:paraId="17C3BAAA" w14:textId="77777777" w:rsidR="00C77B4E" w:rsidRPr="00C77B4E" w:rsidRDefault="00C77B4E" w:rsidP="00C77B4E">
            <w:pPr>
              <w:numPr>
                <w:ilvl w:val="0"/>
                <w:numId w:val="7"/>
              </w:numPr>
            </w:pPr>
            <w:r w:rsidRPr="00C77B4E">
              <w:t>Role in filaggrin synthesis</w:t>
            </w:r>
          </w:p>
        </w:tc>
      </w:tr>
    </w:tbl>
    <w:p w14:paraId="146172C9" w14:textId="77777777" w:rsidR="00C77B4E" w:rsidRPr="00C77B4E" w:rsidRDefault="00C77B4E" w:rsidP="00C77B4E">
      <w:pPr>
        <w:rPr>
          <w:b/>
          <w:bCs/>
        </w:rPr>
      </w:pPr>
      <w:r w:rsidRPr="00C77B4E">
        <w:rPr>
          <w:b/>
          <w:bCs/>
        </w:rPr>
        <w:t>Disturbances in skin barrier function</w:t>
      </w:r>
    </w:p>
    <w:p w14:paraId="797D5631" w14:textId="77777777" w:rsidR="00C77B4E" w:rsidRPr="00C77B4E" w:rsidRDefault="00C77B4E" w:rsidP="00C77B4E">
      <w:r w:rsidRPr="00C77B4E">
        <w:t>Acquired or genetic disturbances in any of the above barrier functions can result in skin disease or systemic disruption.</w:t>
      </w:r>
    </w:p>
    <w:p w14:paraId="58609973" w14:textId="77777777" w:rsidR="00C77B4E" w:rsidRPr="00C77B4E" w:rsidRDefault="00C77B4E" w:rsidP="00C77B4E">
      <w:r w:rsidRPr="00C77B4E">
        <w:t xml:space="preserve">For examples on </w:t>
      </w:r>
      <w:proofErr w:type="spellStart"/>
      <w:r w:rsidRPr="00C77B4E">
        <w:t>DermNet</w:t>
      </w:r>
      <w:proofErr w:type="spellEnd"/>
      <w:r w:rsidRPr="00C77B4E">
        <w:t>, see:</w:t>
      </w:r>
    </w:p>
    <w:p w14:paraId="0CEBB02A" w14:textId="77777777" w:rsidR="00C77B4E" w:rsidRPr="00C77B4E" w:rsidRDefault="00C77B4E" w:rsidP="00C77B4E">
      <w:pPr>
        <w:numPr>
          <w:ilvl w:val="0"/>
          <w:numId w:val="8"/>
        </w:numPr>
      </w:pPr>
      <w:hyperlink r:id="rId19" w:history="1">
        <w:r w:rsidRPr="00C77B4E">
          <w:rPr>
            <w:rStyle w:val="Hyperlink"/>
          </w:rPr>
          <w:t>Barrier function in atopic dermatitis</w:t>
        </w:r>
      </w:hyperlink>
    </w:p>
    <w:p w14:paraId="48D1F780" w14:textId="77777777" w:rsidR="00C77B4E" w:rsidRPr="00C77B4E" w:rsidRDefault="00C77B4E" w:rsidP="00C77B4E">
      <w:pPr>
        <w:numPr>
          <w:ilvl w:val="0"/>
          <w:numId w:val="8"/>
        </w:numPr>
      </w:pPr>
      <w:hyperlink r:id="rId20" w:history="1">
        <w:r w:rsidRPr="00C77B4E">
          <w:rPr>
            <w:rStyle w:val="Hyperlink"/>
          </w:rPr>
          <w:t>Dry skin</w:t>
        </w:r>
      </w:hyperlink>
    </w:p>
    <w:p w14:paraId="3A10C4D7" w14:textId="77777777" w:rsidR="00C77B4E" w:rsidRPr="00C77B4E" w:rsidRDefault="00C77B4E" w:rsidP="00C77B4E">
      <w:pPr>
        <w:numPr>
          <w:ilvl w:val="0"/>
          <w:numId w:val="8"/>
        </w:numPr>
      </w:pPr>
      <w:hyperlink r:id="rId21" w:history="1">
        <w:r w:rsidRPr="00C77B4E">
          <w:rPr>
            <w:rStyle w:val="Hyperlink"/>
          </w:rPr>
          <w:t>Ichthyosis</w:t>
        </w:r>
      </w:hyperlink>
    </w:p>
    <w:p w14:paraId="305C2FB1" w14:textId="77777777" w:rsidR="00C77B4E" w:rsidRPr="00C77B4E" w:rsidRDefault="00C77B4E" w:rsidP="00C77B4E">
      <w:pPr>
        <w:numPr>
          <w:ilvl w:val="0"/>
          <w:numId w:val="8"/>
        </w:numPr>
      </w:pPr>
      <w:hyperlink r:id="rId22" w:history="1">
        <w:r w:rsidRPr="00C77B4E">
          <w:rPr>
            <w:rStyle w:val="Hyperlink"/>
          </w:rPr>
          <w:t>Albinism</w:t>
        </w:r>
      </w:hyperlink>
    </w:p>
    <w:p w14:paraId="5B9E6CFF" w14:textId="77777777" w:rsidR="00C77B4E" w:rsidRPr="00C77B4E" w:rsidRDefault="00C77B4E" w:rsidP="00C77B4E">
      <w:pPr>
        <w:numPr>
          <w:ilvl w:val="0"/>
          <w:numId w:val="8"/>
        </w:numPr>
      </w:pPr>
      <w:hyperlink r:id="rId23" w:history="1">
        <w:r w:rsidRPr="00C77B4E">
          <w:rPr>
            <w:rStyle w:val="Hyperlink"/>
          </w:rPr>
          <w:t>Vitamin A deficiency</w:t>
        </w:r>
      </w:hyperlink>
    </w:p>
    <w:p w14:paraId="67C8485A" w14:textId="77777777" w:rsidR="00C77B4E" w:rsidRPr="00C77B4E" w:rsidRDefault="00C77B4E" w:rsidP="00C77B4E">
      <w:pPr>
        <w:numPr>
          <w:ilvl w:val="0"/>
          <w:numId w:val="8"/>
        </w:numPr>
      </w:pPr>
      <w:hyperlink r:id="rId24" w:history="1">
        <w:r w:rsidRPr="00C77B4E">
          <w:rPr>
            <w:rStyle w:val="Hyperlink"/>
          </w:rPr>
          <w:t>Vitamin A toxicity</w:t>
        </w:r>
      </w:hyperlink>
      <w:r w:rsidRPr="00C77B4E">
        <w:t>.</w:t>
      </w:r>
    </w:p>
    <w:p w14:paraId="098C9D1C" w14:textId="77777777" w:rsidR="00C77B4E" w:rsidRPr="00C77B4E" w:rsidRDefault="00C77B4E" w:rsidP="00C77B4E">
      <w:pPr>
        <w:rPr>
          <w:lang w:val="en"/>
        </w:rPr>
      </w:pPr>
      <w:proofErr w:type="spellStart"/>
      <w:r w:rsidRPr="00C77B4E">
        <w:rPr>
          <w:lang w:val="en"/>
        </w:rPr>
        <w:t>PlayNext</w:t>
      </w:r>
      <w:proofErr w:type="spellEnd"/>
    </w:p>
    <w:p w14:paraId="7273EAAC" w14:textId="77777777" w:rsidR="00C77B4E" w:rsidRPr="00C77B4E" w:rsidRDefault="00C77B4E" w:rsidP="00C77B4E">
      <w:pPr>
        <w:rPr>
          <w:lang w:val="en"/>
        </w:rPr>
      </w:pPr>
      <w:r w:rsidRPr="00C77B4E">
        <w:rPr>
          <w:lang w:val="en"/>
        </w:rPr>
        <w:t>Mute</w:t>
      </w:r>
    </w:p>
    <w:p w14:paraId="63FECED4" w14:textId="77777777" w:rsidR="00C77B4E" w:rsidRPr="00C77B4E" w:rsidRDefault="00C77B4E" w:rsidP="00C77B4E">
      <w:pPr>
        <w:rPr>
          <w:lang w:val="en"/>
        </w:rPr>
      </w:pPr>
      <w:r w:rsidRPr="00C77B4E">
        <w:rPr>
          <w:lang w:val="en"/>
        </w:rPr>
        <w:lastRenderedPageBreak/>
        <w:t>Current Time 0:02</w:t>
      </w:r>
    </w:p>
    <w:p w14:paraId="41518F14" w14:textId="77777777" w:rsidR="00C77B4E" w:rsidRPr="00C77B4E" w:rsidRDefault="00C77B4E" w:rsidP="00C77B4E">
      <w:pPr>
        <w:rPr>
          <w:lang w:val="en"/>
        </w:rPr>
      </w:pPr>
      <w:r w:rsidRPr="00C77B4E">
        <w:rPr>
          <w:lang w:val="en"/>
        </w:rPr>
        <w:t>/</w:t>
      </w:r>
    </w:p>
    <w:p w14:paraId="70EAD9F7" w14:textId="77777777" w:rsidR="00C77B4E" w:rsidRPr="00C77B4E" w:rsidRDefault="00C77B4E" w:rsidP="00C77B4E">
      <w:pPr>
        <w:rPr>
          <w:lang w:val="en"/>
        </w:rPr>
      </w:pPr>
      <w:r w:rsidRPr="00C77B4E">
        <w:rPr>
          <w:lang w:val="en"/>
        </w:rPr>
        <w:t>Duration 5:14</w:t>
      </w:r>
    </w:p>
    <w:p w14:paraId="7CB8C18D" w14:textId="77777777" w:rsidR="00C77B4E" w:rsidRPr="00C77B4E" w:rsidRDefault="00C77B4E" w:rsidP="00C77B4E">
      <w:pPr>
        <w:rPr>
          <w:lang w:val="en"/>
        </w:rPr>
      </w:pPr>
      <w:r w:rsidRPr="00C77B4E">
        <w:rPr>
          <w:lang w:val="en"/>
        </w:rPr>
        <w:t>Fullscreen</w:t>
      </w:r>
    </w:p>
    <w:p w14:paraId="56E642EB" w14:textId="77777777" w:rsidR="00C77B4E" w:rsidRPr="00C77B4E" w:rsidRDefault="00C77B4E" w:rsidP="00C77B4E">
      <w:pPr>
        <w:rPr>
          <w:b/>
          <w:bCs/>
        </w:rPr>
      </w:pPr>
      <w:r w:rsidRPr="00C77B4E">
        <w:rPr>
          <w:b/>
          <w:bCs/>
        </w:rPr>
        <w:t>ADVERTISEMENT</w:t>
      </w:r>
    </w:p>
    <w:p w14:paraId="5AA22595" w14:textId="77777777" w:rsidR="00C77B4E" w:rsidRPr="00C77B4E" w:rsidRDefault="00C77B4E" w:rsidP="00C77B4E">
      <w:pPr>
        <w:rPr>
          <w:b/>
          <w:bCs/>
        </w:rPr>
      </w:pPr>
      <w:r w:rsidRPr="00C77B4E">
        <w:rPr>
          <w:b/>
          <w:bCs/>
        </w:rPr>
        <w:t>Bibliography</w:t>
      </w:r>
    </w:p>
    <w:p w14:paraId="1988BAC5" w14:textId="77777777" w:rsidR="00C77B4E" w:rsidRPr="00C77B4E" w:rsidRDefault="00C77B4E" w:rsidP="00C77B4E">
      <w:pPr>
        <w:numPr>
          <w:ilvl w:val="0"/>
          <w:numId w:val="9"/>
        </w:numPr>
      </w:pPr>
      <w:r w:rsidRPr="00C77B4E">
        <w:t>Agner T (ed). Skin Barrier Function. Curr Prob Dermatol. Vol 49. Karger, 2016.</w:t>
      </w:r>
    </w:p>
    <w:p w14:paraId="2D71D1CA" w14:textId="77777777" w:rsidR="00C77B4E" w:rsidRPr="00C77B4E" w:rsidRDefault="00C77B4E" w:rsidP="00C77B4E">
      <w:pPr>
        <w:numPr>
          <w:ilvl w:val="0"/>
          <w:numId w:val="9"/>
        </w:numPr>
      </w:pPr>
      <w:r w:rsidRPr="00C77B4E">
        <w:t xml:space="preserve">Baroni A, </w:t>
      </w:r>
      <w:proofErr w:type="spellStart"/>
      <w:r w:rsidRPr="00C77B4E">
        <w:t>Buommino</w:t>
      </w:r>
      <w:proofErr w:type="spellEnd"/>
      <w:r w:rsidRPr="00C77B4E">
        <w:t xml:space="preserve"> E, De Gregorio V, Ruocco E, Ruocco V, Wolf R. Structure and function of the epidermis related to barrier properties. Clin Dermatol. 2012;30(3):257–62. </w:t>
      </w:r>
      <w:proofErr w:type="gramStart"/>
      <w:r w:rsidRPr="00C77B4E">
        <w:t>doi:10.1016/j.clindermatol</w:t>
      </w:r>
      <w:proofErr w:type="gramEnd"/>
      <w:r w:rsidRPr="00C77B4E">
        <w:t>.2011.08.007. </w:t>
      </w:r>
      <w:hyperlink r:id="rId25" w:tgtFrame="_blank" w:history="1">
        <w:r w:rsidRPr="00C77B4E">
          <w:rPr>
            <w:rStyle w:val="Hyperlink"/>
          </w:rPr>
          <w:t>PubMed</w:t>
        </w:r>
      </w:hyperlink>
    </w:p>
    <w:p w14:paraId="0289EB08" w14:textId="77777777" w:rsidR="00C77B4E" w:rsidRPr="00C77B4E" w:rsidRDefault="00C77B4E" w:rsidP="00C77B4E">
      <w:pPr>
        <w:numPr>
          <w:ilvl w:val="0"/>
          <w:numId w:val="9"/>
        </w:numPr>
      </w:pPr>
      <w:r w:rsidRPr="00C77B4E">
        <w:t>Choi MJ, Maibach HI. Role of ceramides in barrier function of healthy and diseased skin. Am J Clin Dermatol. 2005;6(4):215–23. doi:10.2165/00128071-200506040-00002. </w:t>
      </w:r>
      <w:hyperlink r:id="rId26" w:tgtFrame="_blank" w:history="1">
        <w:r w:rsidRPr="00C77B4E">
          <w:rPr>
            <w:rStyle w:val="Hyperlink"/>
          </w:rPr>
          <w:t>PubMed</w:t>
        </w:r>
      </w:hyperlink>
    </w:p>
    <w:p w14:paraId="000A51AD" w14:textId="77777777" w:rsidR="00C77B4E" w:rsidRPr="00C77B4E" w:rsidRDefault="00C77B4E" w:rsidP="00C77B4E">
      <w:pPr>
        <w:numPr>
          <w:ilvl w:val="0"/>
          <w:numId w:val="9"/>
        </w:numPr>
      </w:pPr>
      <w:r w:rsidRPr="00C77B4E">
        <w:t xml:space="preserve">Coates M, Blanchard S, MacLeod AS. Innate antimicrobial immunity in the skin: a protective barrier against bacteria, viruses, and fungi. </w:t>
      </w:r>
      <w:proofErr w:type="spellStart"/>
      <w:r w:rsidRPr="00C77B4E">
        <w:t>PLoS</w:t>
      </w:r>
      <w:proofErr w:type="spellEnd"/>
      <w:r w:rsidRPr="00C77B4E">
        <w:t xml:space="preserve"> </w:t>
      </w:r>
      <w:proofErr w:type="spellStart"/>
      <w:r w:rsidRPr="00C77B4E">
        <w:t>Pathog</w:t>
      </w:r>
      <w:proofErr w:type="spellEnd"/>
      <w:r w:rsidRPr="00C77B4E">
        <w:t>. 2018;14(12</w:t>
      </w:r>
      <w:proofErr w:type="gramStart"/>
      <w:r w:rsidRPr="00C77B4E">
        <w:t>):e</w:t>
      </w:r>
      <w:proofErr w:type="gramEnd"/>
      <w:r w:rsidRPr="00C77B4E">
        <w:t xml:space="preserve">1007353. </w:t>
      </w:r>
      <w:proofErr w:type="gramStart"/>
      <w:r w:rsidRPr="00C77B4E">
        <w:t>doi:10.1371/journal.ppat</w:t>
      </w:r>
      <w:proofErr w:type="gramEnd"/>
      <w:r w:rsidRPr="00C77B4E">
        <w:t>.1007353. </w:t>
      </w:r>
      <w:hyperlink r:id="rId27" w:tgtFrame="_blank" w:history="1">
        <w:r w:rsidRPr="00C77B4E">
          <w:rPr>
            <w:rStyle w:val="Hyperlink"/>
          </w:rPr>
          <w:t>Journal</w:t>
        </w:r>
      </w:hyperlink>
    </w:p>
    <w:p w14:paraId="26EBFD11" w14:textId="77777777" w:rsidR="00C77B4E" w:rsidRPr="00C77B4E" w:rsidRDefault="00C77B4E" w:rsidP="00C77B4E">
      <w:pPr>
        <w:numPr>
          <w:ilvl w:val="0"/>
          <w:numId w:val="9"/>
        </w:numPr>
      </w:pPr>
      <w:proofErr w:type="spellStart"/>
      <w:r w:rsidRPr="00C77B4E">
        <w:t>Dattola</w:t>
      </w:r>
      <w:proofErr w:type="spellEnd"/>
      <w:r w:rsidRPr="00C77B4E">
        <w:t xml:space="preserve"> A, Silvestri M, Bennardo L, et al. Role of vitamins in skin health: a systematic review. Curr </w:t>
      </w:r>
      <w:proofErr w:type="spellStart"/>
      <w:r w:rsidRPr="00C77B4E">
        <w:t>Nutr</w:t>
      </w:r>
      <w:proofErr w:type="spellEnd"/>
      <w:r w:rsidRPr="00C77B4E">
        <w:t xml:space="preserve"> Rep. 2020;9(3):226–35. doi:10.1007/s13668-020-00322-4. </w:t>
      </w:r>
      <w:hyperlink r:id="rId28" w:tgtFrame="_blank" w:history="1">
        <w:r w:rsidRPr="00C77B4E">
          <w:rPr>
            <w:rStyle w:val="Hyperlink"/>
          </w:rPr>
          <w:t>PubMed</w:t>
        </w:r>
      </w:hyperlink>
    </w:p>
    <w:p w14:paraId="46584DE3" w14:textId="77777777" w:rsidR="00C77B4E" w:rsidRPr="00C77B4E" w:rsidRDefault="00C77B4E" w:rsidP="00C77B4E">
      <w:pPr>
        <w:numPr>
          <w:ilvl w:val="0"/>
          <w:numId w:val="9"/>
        </w:numPr>
      </w:pPr>
      <w:r w:rsidRPr="00C77B4E">
        <w:t>Elias PM. The how, why and clinical importance of stratum corneum acidification. Exp Dermatol. 2017;26(11):999–1003. doi:10.1111/exd.13329. </w:t>
      </w:r>
      <w:hyperlink r:id="rId29" w:tgtFrame="_blank" w:history="1">
        <w:r w:rsidRPr="00C77B4E">
          <w:rPr>
            <w:rStyle w:val="Hyperlink"/>
          </w:rPr>
          <w:t>Journal</w:t>
        </w:r>
      </w:hyperlink>
    </w:p>
    <w:p w14:paraId="44B0C8BB" w14:textId="77777777" w:rsidR="00C77B4E" w:rsidRPr="00C77B4E" w:rsidRDefault="00C77B4E" w:rsidP="00C77B4E">
      <w:pPr>
        <w:numPr>
          <w:ilvl w:val="0"/>
          <w:numId w:val="9"/>
        </w:numPr>
      </w:pPr>
      <w:r w:rsidRPr="00C77B4E">
        <w:t>Lee T, Friedman A. Skin barrier health: regulation and repair of the stratum corneum and the role of over-the-counter skin care. J Drugs Dermatol. 2016;15(9):1047–51. </w:t>
      </w:r>
      <w:hyperlink r:id="rId30" w:tgtFrame="_blank" w:history="1">
        <w:r w:rsidRPr="00C77B4E">
          <w:rPr>
            <w:rStyle w:val="Hyperlink"/>
          </w:rPr>
          <w:t>PubMed</w:t>
        </w:r>
      </w:hyperlink>
    </w:p>
    <w:p w14:paraId="4D118633" w14:textId="77777777" w:rsidR="00C77B4E" w:rsidRPr="00C77B4E" w:rsidRDefault="00C77B4E" w:rsidP="00C77B4E">
      <w:pPr>
        <w:numPr>
          <w:ilvl w:val="0"/>
          <w:numId w:val="9"/>
        </w:numPr>
      </w:pPr>
      <w:r w:rsidRPr="00C77B4E">
        <w:t>Madison KC. Barrier function of the skin: "la raison d'être" of the epidermis. J Invest Dermatol. 2003;121(2):231–41. doi:10.1046/j.1523-1747.2003.</w:t>
      </w:r>
      <w:proofErr w:type="gramStart"/>
      <w:r w:rsidRPr="00C77B4E">
        <w:t>12359.x.</w:t>
      </w:r>
      <w:proofErr w:type="gramEnd"/>
      <w:r w:rsidRPr="00C77B4E">
        <w:t> </w:t>
      </w:r>
      <w:hyperlink r:id="rId31" w:tgtFrame="_blank" w:history="1">
        <w:r w:rsidRPr="00C77B4E">
          <w:rPr>
            <w:rStyle w:val="Hyperlink"/>
          </w:rPr>
          <w:t>Journal</w:t>
        </w:r>
      </w:hyperlink>
    </w:p>
    <w:p w14:paraId="34562B52" w14:textId="77777777" w:rsidR="00C77B4E" w:rsidRPr="00C77B4E" w:rsidRDefault="00C77B4E" w:rsidP="00C77B4E">
      <w:pPr>
        <w:numPr>
          <w:ilvl w:val="0"/>
          <w:numId w:val="9"/>
        </w:numPr>
      </w:pPr>
      <w:r w:rsidRPr="00C77B4E">
        <w:t>Proksch E. pH in nature, humans and skin. J Dermatol. 2018;45(9):1044–52. doi:10.1111/1346-8138.14489. </w:t>
      </w:r>
      <w:hyperlink r:id="rId32" w:tgtFrame="_blank" w:history="1">
        <w:r w:rsidRPr="00C77B4E">
          <w:rPr>
            <w:rStyle w:val="Hyperlink"/>
          </w:rPr>
          <w:t>PubMed</w:t>
        </w:r>
      </w:hyperlink>
    </w:p>
    <w:p w14:paraId="68C8A5A1" w14:textId="77777777" w:rsidR="00C77B4E" w:rsidRPr="00C77B4E" w:rsidRDefault="00C77B4E" w:rsidP="00C77B4E">
      <w:pPr>
        <w:numPr>
          <w:ilvl w:val="0"/>
          <w:numId w:val="9"/>
        </w:numPr>
      </w:pPr>
      <w:r w:rsidRPr="00C77B4E">
        <w:t>Proksch E, Brandner JM, Jensen JM. The skin: an indispensable barrier. Exp Dermatol. 2008;17(12):1063–72. doi:10.1111/j.1600-0625.2008.</w:t>
      </w:r>
      <w:proofErr w:type="gramStart"/>
      <w:r w:rsidRPr="00C77B4E">
        <w:t>00786.x.</w:t>
      </w:r>
      <w:proofErr w:type="gramEnd"/>
      <w:r w:rsidRPr="00C77B4E">
        <w:t> </w:t>
      </w:r>
      <w:hyperlink r:id="rId33" w:tgtFrame="_blank" w:history="1">
        <w:r w:rsidRPr="00C77B4E">
          <w:rPr>
            <w:rStyle w:val="Hyperlink"/>
          </w:rPr>
          <w:t>Journal</w:t>
        </w:r>
      </w:hyperlink>
    </w:p>
    <w:p w14:paraId="7486FE35" w14:textId="77777777" w:rsidR="00C77B4E" w:rsidRPr="00C77B4E" w:rsidRDefault="00C77B4E" w:rsidP="00C77B4E">
      <w:pPr>
        <w:rPr>
          <w:b/>
          <w:bCs/>
        </w:rPr>
      </w:pPr>
      <w:r w:rsidRPr="00C77B4E">
        <w:rPr>
          <w:b/>
          <w:bCs/>
        </w:rPr>
        <w:t xml:space="preserve">On </w:t>
      </w:r>
      <w:proofErr w:type="spellStart"/>
      <w:r w:rsidRPr="00C77B4E">
        <w:rPr>
          <w:b/>
          <w:bCs/>
        </w:rPr>
        <w:t>DermNet</w:t>
      </w:r>
      <w:proofErr w:type="spellEnd"/>
    </w:p>
    <w:p w14:paraId="79D32698" w14:textId="77777777" w:rsidR="00C77B4E" w:rsidRPr="00C77B4E" w:rsidRDefault="00C77B4E" w:rsidP="00C77B4E">
      <w:pPr>
        <w:numPr>
          <w:ilvl w:val="0"/>
          <w:numId w:val="10"/>
        </w:numPr>
      </w:pPr>
      <w:hyperlink r:id="rId34" w:history="1">
        <w:r w:rsidRPr="00C77B4E">
          <w:rPr>
            <w:rStyle w:val="Hyperlink"/>
          </w:rPr>
          <w:t>Antimicrobial peptides</w:t>
        </w:r>
      </w:hyperlink>
    </w:p>
    <w:p w14:paraId="347C926D" w14:textId="77777777" w:rsidR="00C77B4E" w:rsidRPr="00C77B4E" w:rsidRDefault="00C77B4E" w:rsidP="00C77B4E">
      <w:pPr>
        <w:numPr>
          <w:ilvl w:val="0"/>
          <w:numId w:val="10"/>
        </w:numPr>
      </w:pPr>
      <w:hyperlink r:id="rId35" w:history="1">
        <w:r w:rsidRPr="00C77B4E">
          <w:rPr>
            <w:rStyle w:val="Hyperlink"/>
          </w:rPr>
          <w:t>Barrier function in atopic dermatitis</w:t>
        </w:r>
      </w:hyperlink>
    </w:p>
    <w:p w14:paraId="2A0A2728" w14:textId="77777777" w:rsidR="00C77B4E" w:rsidRPr="00C77B4E" w:rsidRDefault="00C77B4E" w:rsidP="00C77B4E">
      <w:pPr>
        <w:numPr>
          <w:ilvl w:val="0"/>
          <w:numId w:val="10"/>
        </w:numPr>
      </w:pPr>
      <w:hyperlink r:id="rId36" w:history="1">
        <w:r w:rsidRPr="00C77B4E">
          <w:rPr>
            <w:rStyle w:val="Hyperlink"/>
          </w:rPr>
          <w:t>Microorganisms found on the skin</w:t>
        </w:r>
      </w:hyperlink>
    </w:p>
    <w:p w14:paraId="628CEEEA" w14:textId="77777777" w:rsidR="00C77B4E" w:rsidRPr="00C77B4E" w:rsidRDefault="00C77B4E" w:rsidP="00C77B4E">
      <w:pPr>
        <w:numPr>
          <w:ilvl w:val="0"/>
          <w:numId w:val="10"/>
        </w:numPr>
      </w:pPr>
      <w:hyperlink r:id="rId37" w:history="1">
        <w:r w:rsidRPr="00C77B4E">
          <w:rPr>
            <w:rStyle w:val="Hyperlink"/>
          </w:rPr>
          <w:t>Skin immune system</w:t>
        </w:r>
      </w:hyperlink>
    </w:p>
    <w:p w14:paraId="53B6687D" w14:textId="77777777" w:rsidR="00C77B4E" w:rsidRPr="00C77B4E" w:rsidRDefault="00C77B4E" w:rsidP="00C77B4E">
      <w:pPr>
        <w:numPr>
          <w:ilvl w:val="0"/>
          <w:numId w:val="10"/>
        </w:numPr>
      </w:pPr>
      <w:hyperlink r:id="rId38" w:history="1">
        <w:r w:rsidRPr="00C77B4E">
          <w:rPr>
            <w:rStyle w:val="Hyperlink"/>
          </w:rPr>
          <w:t>Structure of normal skin</w:t>
        </w:r>
      </w:hyperlink>
    </w:p>
    <w:p w14:paraId="17D36951" w14:textId="77777777" w:rsidR="00C77B4E" w:rsidRPr="00C77B4E" w:rsidRDefault="00C77B4E" w:rsidP="00C77B4E">
      <w:pPr>
        <w:rPr>
          <w:b/>
          <w:bCs/>
        </w:rPr>
      </w:pPr>
      <w:r w:rsidRPr="00C77B4E">
        <w:rPr>
          <w:b/>
          <w:bCs/>
        </w:rPr>
        <w:t>Books about skin diseases</w:t>
      </w:r>
    </w:p>
    <w:p w14:paraId="247BFD1A" w14:textId="77777777" w:rsidR="00C77B4E" w:rsidRPr="00C77B4E" w:rsidRDefault="00C77B4E" w:rsidP="00C77B4E">
      <w:pPr>
        <w:numPr>
          <w:ilvl w:val="0"/>
          <w:numId w:val="11"/>
        </w:numPr>
      </w:pPr>
      <w:hyperlink r:id="rId39" w:history="1">
        <w:r w:rsidRPr="00C77B4E">
          <w:rPr>
            <w:rStyle w:val="Hyperlink"/>
          </w:rPr>
          <w:t>Books about the skin</w:t>
        </w:r>
      </w:hyperlink>
    </w:p>
    <w:p w14:paraId="43A99C85" w14:textId="77777777" w:rsidR="00C77B4E" w:rsidRPr="00C77B4E" w:rsidRDefault="00C77B4E" w:rsidP="00C77B4E">
      <w:pPr>
        <w:numPr>
          <w:ilvl w:val="0"/>
          <w:numId w:val="11"/>
        </w:numPr>
      </w:pPr>
      <w:hyperlink r:id="rId40" w:tgtFrame="_blank" w:history="1">
        <w:r w:rsidRPr="00C77B4E">
          <w:rPr>
            <w:rStyle w:val="Hyperlink"/>
            <w:i/>
            <w:iCs/>
          </w:rPr>
          <w:t>Dermatology Made Easy</w:t>
        </w:r>
        <w:r w:rsidRPr="00C77B4E">
          <w:rPr>
            <w:rStyle w:val="Hyperlink"/>
          </w:rPr>
          <w:t> - second edition</w:t>
        </w:r>
      </w:hyperlink>
    </w:p>
    <w:p w14:paraId="5CE67E7E" w14:textId="77777777" w:rsidR="00C77B4E" w:rsidRPr="00C77B4E" w:rsidRDefault="00C77B4E" w:rsidP="00C77B4E">
      <w:pPr>
        <w:rPr>
          <w:b/>
          <w:bCs/>
        </w:rPr>
      </w:pPr>
      <w:r w:rsidRPr="00C77B4E">
        <w:rPr>
          <w:b/>
          <w:bCs/>
        </w:rPr>
        <w:t>ADVERTISEMENT</w:t>
      </w:r>
    </w:p>
    <w:p w14:paraId="118FA25C" w14:textId="77777777" w:rsidR="00C77B4E" w:rsidRPr="00C77B4E" w:rsidRDefault="00C77B4E" w:rsidP="00C77B4E">
      <w:pPr>
        <w:rPr>
          <w:b/>
          <w:bCs/>
        </w:rPr>
      </w:pPr>
      <w:r w:rsidRPr="00C77B4E">
        <w:rPr>
          <w:b/>
          <w:bCs/>
        </w:rPr>
        <w:t>Other recommended articles</w:t>
      </w:r>
    </w:p>
    <w:p w14:paraId="4E545D31" w14:textId="77777777" w:rsidR="00C77B4E" w:rsidRPr="00C77B4E" w:rsidRDefault="00C77B4E" w:rsidP="00C77B4E">
      <w:pPr>
        <w:rPr>
          <w:ins w:id="0" w:author="Unknown"/>
          <w:b/>
          <w:bCs/>
        </w:rPr>
      </w:pPr>
      <w:ins w:id="1" w:author="Unknown">
        <w:r w:rsidRPr="00C77B4E">
          <w:rPr>
            <w:b/>
            <w:bCs/>
          </w:rPr>
          <w:t>Around the web</w:t>
        </w:r>
      </w:ins>
    </w:p>
    <w:p w14:paraId="1587FC5E" w14:textId="77777777" w:rsidR="00C77B4E" w:rsidRPr="00C77B4E" w:rsidRDefault="00C77B4E" w:rsidP="00C77B4E">
      <w:pPr>
        <w:numPr>
          <w:ilvl w:val="0"/>
          <w:numId w:val="12"/>
        </w:numPr>
        <w:rPr>
          <w:ins w:id="2" w:author="Unknown"/>
        </w:rPr>
      </w:pPr>
      <w:ins w:id="3" w:author="Unknown">
        <w:r w:rsidRPr="00C77B4E">
          <w:fldChar w:fldCharType="begin"/>
        </w:r>
        <w:r w:rsidRPr="00C77B4E">
          <w:instrText>HYPERLINK "https://rev.trendmd.com/open/0QTIuDbBylA4I5KdhZ0Djgiei6QucJwHIJIJ3p6lKSs9UU64joqZFS-gNgw5GPILr-NNCEYjFzuQISaM7gTJa3MGVKsBcjWtFIYkh3Ho6K2P1gFmDgCftfM2vbnxnAieKnO__6P0wCtIVjZnWLtY1JNML7F9Cb0TAM9Ub27QDA-sE2p0TUANMoPVMWBQFOMC6ZaHPTjUHJfsBs7wt3QHSD7kndRosEJfxAb94fkhxPm-gfGvB51M_C5Wg7dmtvhtTFYxLXK9GWjSztGdwFlm_zjMw7JO6GZjho2zNfoe5W0tulIRuExp2xNxGAu0yX_18_m4Gu3KCJPWYYyN0Xiyu_vSUg7EGFCZeT_zzbzWtgGy2dD03aA6aWlgO63SpcixWYIHEOlaGtKz7Cmg7fsTl2SmZ2BEmEEbjsjVnwhRfk-5PzIaVYtsykTrhXvXo0a4bCta9nTKz9R5TSXwv8vPqf2ZwwRZF57XBMoHXoQcgz4IIOeejq0vvzPzGC-sURNfLDY7WkI34QXXbXJXcRLcc9U9ihOz5WV3gqmnmTX0ewAxUBdZehTnVnQwO_qNJyQqDtcuKeZxPQy1vhW0P9jhpL9VcmQEwS4q7W6TI7tuAFK-nsAxvXadu03j9QG7Z0E9Qkl1N8CaAC0I25pyl4mjwrW-quTYJ_urBrzk8ljfXyWNWzUL_TaWF-Y7Ze75Nf7BI2wNsPky8ucoS_Bt-45KhecjdztNxZaXbQg4TbNRCn1tykecI_o2KIdK0FAcZ5MkD9PNgwVPXPOGAV1uqy7Pj-nNyCM368Io92nKW8timPiuSYaNL0UflhB8RY-Lvk_IWZ2Lxu9G-OMrc7YPQfjrYA6n9LK8TzFkrHjrJboDd-opoVeHkQ5A_-PqvH26Wy5--2w9IW3hlr5gf0_x5hiIXjXd2v6pBk9ioWMsBtWUHhwI78OwlmDcTxk9nEALiXawnsgrkpAC5z02fuKW9JQsxZOzVxFS6NgAxORs3hi69XnFeANurunK7avxXB3GCVaFDnqvDP6mL24kYAgDUhZqbBg6ibf3HjClvc7rh6VHKlaHjnuSNjRSMRqbWzZVOmFrtHUpX5kX32J1jRs5ybLWICMA-1EWgQ0fO5mEpF3_fOC0Xl7lqYoqyO-vc4f18AMCtJX0v6_7d2X5qVHsUWqaOtCJ1GPo_vGmEy85Pen6P3WH02K-A54GT-kLYSIyZLsMxovJa8bDvNO5SnH7B__AnWR5S1ueW_0SrHaTpIYWrqGrDnG-5miNqp0c50xWPyGQEGYX3N23_0oqyrs3fngviH-k0rdKJJNKO0MhHjr-n8iNb7ZSsbYHlbGAiHSPr_eDR6YTDNRUyVkFnogcu9wVzN_7wl47v2TS2Lo9axW4-AZ0hCNNkEtLxbrqCEV8hVpeZyQdLDJObdZMLa4ws68hxzP9jUI43fyd3U7a5x0dr3ee6CdpW99sJOLHmdUh7vnR5pQVgPY1VBsfwOyoelS95VEdrMePaG7-jm2N4m1vws8pnS1MlkWj6aAZgpSIdgG6LAhB7FW5uQ" \t "_blank"</w:instrText>
        </w:r>
        <w:r w:rsidRPr="00C77B4E">
          <w:fldChar w:fldCharType="separate"/>
        </w:r>
        <w:proofErr w:type="spellStart"/>
        <w:r w:rsidRPr="00C77B4E">
          <w:rPr>
            <w:rStyle w:val="Hyperlink"/>
          </w:rPr>
          <w:t>TOXic</w:t>
        </w:r>
        <w:proofErr w:type="spellEnd"/>
        <w:r w:rsidRPr="00C77B4E">
          <w:rPr>
            <w:rStyle w:val="Hyperlink"/>
          </w:rPr>
          <w:t xml:space="preserve"> T-cell cytokines wreak havoc in CTCL skin</w:t>
        </w:r>
        <w:r w:rsidRPr="00C77B4E">
          <w:fldChar w:fldCharType="end"/>
        </w:r>
      </w:ins>
    </w:p>
    <w:p w14:paraId="1CE95447" w14:textId="77777777" w:rsidR="00C77B4E" w:rsidRPr="00C77B4E" w:rsidRDefault="00C77B4E" w:rsidP="00C77B4E">
      <w:pPr>
        <w:rPr>
          <w:ins w:id="4" w:author="Unknown"/>
        </w:rPr>
      </w:pPr>
      <w:ins w:id="5" w:author="Unknown">
        <w:r w:rsidRPr="00C77B4E">
          <w:t>Christoph Schlapbach, Blood, 2023</w:t>
        </w:r>
      </w:ins>
    </w:p>
    <w:p w14:paraId="3E52EF20" w14:textId="77777777" w:rsidR="00C77B4E" w:rsidRPr="00C77B4E" w:rsidRDefault="00C77B4E" w:rsidP="00C77B4E">
      <w:pPr>
        <w:numPr>
          <w:ilvl w:val="0"/>
          <w:numId w:val="12"/>
        </w:numPr>
        <w:rPr>
          <w:ins w:id="6" w:author="Unknown"/>
        </w:rPr>
      </w:pPr>
      <w:ins w:id="7" w:author="Unknown">
        <w:r w:rsidRPr="00C77B4E">
          <w:fldChar w:fldCharType="begin"/>
        </w:r>
        <w:r w:rsidRPr="00C77B4E">
          <w:instrText>HYPERLINK "https://rev.trendmd.com/open/oW38L0BRdGEj08u6yamburxO2usvuEddBCPxuH3IK603UIaig6YuAmR0L1bABYjItFncME1dNCltgqJb4k_-lQtmQUb6AEclGXQUFEGFgO4OPFWfR0um2xbjlbnAAX8TgWI_9CwlP4zA34oN3gHWVuFN_o49gbOyhT6U0GbAb-wciaOXwnLCJ4X0V724MV-c6vB0zfnCIqlUQ-K3LC_VhEppHRbV6naounFvXDbdcdH-9UZmMD9cw6yTOha1Cbew1-8e19bKtFbYWg-WGwdUJYH_K_aQ6RK-3o5KT29b3kIQhbSBVxS-rMB52GpIMEvE2q-lskS_gXmcEtaOC-2UA5A9yir1QFgTMLl6hGvbk6Zy3CraVam59-UK9Sx3gIQ0LOhbXdQUGf2LKKXw0SFJx-M9blEHt6jqP9oZIJqzc46hFd7lKZEgOP7dEgZn9jBMvlloL3EA2V3cAaHPHJ6nz5z6PaVaFTqAG3Tbe9SroPz3Z5aImBtUEdfFi5Npkj2pmY_LEarICau1FCSWxKxP9F-3lVQE0vYfUF4vrlzkzzMsnO6N_6xnshTdsoq535db0KE8Nin0892FNqckNI8cT4lJbqDcO-F_E4vhNrvp5rrP2LkPi1zotVdG0jEWPazK4Q3Y2wROs5DpX-vnI8r3-nj9n41vhyq3c1H0vRiZTly11JOrgtoUIrwAgyIXALjsn5a5MA1gozQRqBvhexEn5Ar7wXLrofEA4foCJFrJqOxGmkh3ki7KGUdjD8IdIJ1EOUNIEYee-HrHliOwJDAdEtB44X_Tsg53LXSkq5mhZfbn7wcO-i3iFKU9EQ-6ENZ-DATu_--GHAAxCTVc16H-HKmIp1W9-AH3S0qO-GP9_nEtHJGpL74O0518h6xj8LD4clx8vGuCj8JmKZknuvpZA4Mc6COdfDeKAdvHYIeloTQ39OqsEK6PikiA3Seo7wHIKcDzLTXA5gU9GPB43R7AzUW2z-FXFzp1Zsn4xbLiIxU6MekW6JeLg2cFgwc1TQhP-63faLCY2GgCkHlqNzOkfL95g6sLhaN_YqYNuNBPjryT8a0BmLjfrU-63YMEZegdH6frNGrx2KTa25-ks3ksIc4T-khpKl5LfTx2ZoiQkPcWs_EeScrt79mh-mW4bDsDiXhBawK4yOIM4EhjC5B3nUQOQj3f6RRyQer_FoOwktLTWmw83MdhMFtZ3lHTAxD9TuxDdpcCKfaMfBPvvKQDOGtE2G3nYCZlW7aO86zifsPiMLD3eSNjJnom2t23j7qmcqTopIRfKA2QDFEeobxII8g_cbs5EIZNRt9xU-AnVCqkMaZHv0gOXK5GzuWrJjkYUP5OfnMu2RRaIyzY6QogYd-7UzmV2y3QFew6V-q2OZIpAeEZKJ676-DmkSvIhTSfx-gBz-Y3FvH1PaivbHYFDYCWnq3DVRgf9y24EIJ3JDTbNPjHc8wYKQVN-XCJEyu-fn9YA3tmclzsEDLjcAS4r89kaI3OscFmUe_j7GZKiYyHlwoz8VCLNZJC2P5pMf1GOnabwEbc9pmLsNq4BlFDU6vS" \t "_blank"</w:instrText>
        </w:r>
        <w:r w:rsidRPr="00C77B4E">
          <w:fldChar w:fldCharType="separate"/>
        </w:r>
        <w:r w:rsidRPr="00C77B4E">
          <w:rPr>
            <w:rStyle w:val="Hyperlink"/>
          </w:rPr>
          <w:t xml:space="preserve">Coagulation </w:t>
        </w:r>
        <w:proofErr w:type="spellStart"/>
        <w:r w:rsidRPr="00C77B4E">
          <w:rPr>
            <w:rStyle w:val="Hyperlink"/>
          </w:rPr>
          <w:t>signaling</w:t>
        </w:r>
        <w:proofErr w:type="spellEnd"/>
        <w:r w:rsidRPr="00C77B4E">
          <w:rPr>
            <w:rStyle w:val="Hyperlink"/>
          </w:rPr>
          <w:t xml:space="preserve"> from amniotic fluid to </w:t>
        </w:r>
        <w:proofErr w:type="spellStart"/>
        <w:r w:rsidRPr="00C77B4E">
          <w:rPr>
            <w:rStyle w:val="Hyperlink"/>
          </w:rPr>
          <w:t>fetal</w:t>
        </w:r>
        <w:proofErr w:type="spellEnd"/>
        <w:r w:rsidRPr="00C77B4E">
          <w:rPr>
            <w:rStyle w:val="Hyperlink"/>
          </w:rPr>
          <w:t xml:space="preserve"> skin</w:t>
        </w:r>
        <w:r w:rsidRPr="00C77B4E">
          <w:fldChar w:fldCharType="end"/>
        </w:r>
      </w:ins>
    </w:p>
    <w:p w14:paraId="0EAC7578" w14:textId="77777777" w:rsidR="00C77B4E" w:rsidRPr="00C77B4E" w:rsidRDefault="00C77B4E" w:rsidP="00C77B4E">
      <w:pPr>
        <w:rPr>
          <w:ins w:id="8" w:author="Unknown"/>
        </w:rPr>
      </w:pPr>
      <w:ins w:id="9" w:author="Unknown">
        <w:r w:rsidRPr="00C77B4E">
          <w:t>Yong Hu, Blood Advances, 2022</w:t>
        </w:r>
      </w:ins>
    </w:p>
    <w:p w14:paraId="09234414" w14:textId="77777777" w:rsidR="00C77B4E" w:rsidRPr="00C77B4E" w:rsidRDefault="00C77B4E" w:rsidP="00C77B4E">
      <w:pPr>
        <w:numPr>
          <w:ilvl w:val="0"/>
          <w:numId w:val="12"/>
        </w:numPr>
        <w:rPr>
          <w:ins w:id="10" w:author="Unknown"/>
        </w:rPr>
      </w:pPr>
      <w:ins w:id="11" w:author="Unknown">
        <w:r w:rsidRPr="00C77B4E">
          <w:fldChar w:fldCharType="begin"/>
        </w:r>
        <w:r w:rsidRPr="00C77B4E">
          <w:instrText>HYPERLINK "https://rev.trendmd.com/open/ut5Ogd1XGWlGwIm61FtUxL7xM6RowzBcgZblyM7XrjYDpj605gCA4MafcmBRfNuGfxfyk_4-L2EeGw1RRU9Uk5j7dqz9nTCjbCnA33fsK5ANfvToTmHNdToXI_0297Yj0B136_0-KtlPfb0yM8sl-pPgNT0AbWu2E42BUzKoJbSzMwRrSVMBMTF0sPmQ2WQ66JxNRSJllZuMIlV1WxFSXk2H-BpfWK8juOVYkkPuHQWWhZs2GzrUdkFkG7uhydS_1vMyHqUbVrB8Fck7khcq5YY_R5ips3RNx05Q4jGgtkOii0cluONS80gMemAl-B0IzVIO1g8e3t5Aex-c6_8AOSTSvfkk-5bQby0l3mVyT8UoX8F7GTfIbjJaYNClwtjV6ACmG93fbcQmURgn1XiOF0gWuIu50m6P3YRzrCz5jTR4cnWJMoZ-ILJcs_rBZMSW9SuyAG60KwOKTo5-f-jvR1a8AzKUUTIZ0LY_ajt9LgqR0Nox7HjLjxJ2GiYE2kyYQN5WxPb4b5dJgPUD7nNLLkP3llruQkGnD5mhpov2vq9tAk43HI3TXicMG6SjcFLxg0sbmLb-yrpoqurj_Y6DwASBUWpF0x_SdSczlKcS6vkxrmmWGau1qlZ8EKONL7BoVndPi5L3fmcFolP26F-KspZtpy5ViiOVdLR7Xg3OkJNauaZ4O99f5dLXhZYMU5yvJtiltXyFUALs_tH2xJrHl3fOvDVT6_B11-IvQbZsFLVOoGu-8v5t3snP5393FGOR37LE0qFO_xbenEAtn7-7y_d3ZRAHkxz5kmV89AE2jMPiEYk8eYv84fScZZov00Dl0XV58zs5KdZP1_ixikuHT28b8PmzHKvq4EYpFLZt_tk_-hq4RzomIQEAXNGk31LEfZkGaHMMCljn4UcVRO1JjQFUXwUHdwMj5CYU39PVdeWLzM2a00jZtIAZsF0kHGLDvJO7jXXBczIbu6nHJTVo8xswcyzh97PMPa3HsBWaxGvn8ZQFUuXOL5xKKK3fapk_-6g1LILXFm50n3FfwU2JeRBnYvkOxgXkEsYzGpvmU0NUCX1uqf5mYeDyEAWTxURzRuaQa8yTV8g6dQ7FkW5eH31lIFgwNeOT8X7ySGEXsN0JwtZrpc5F2GUhiJg7LZL5DbPzWqaVXOTykOxHWyDi5ec8WjcOVuYlb25s53auFNDqAieqHu2eYK3xdZkzHjqEPNYPApt7cR6udHlIIjiDAPlGwo5CZzJUPdg_MHq9nKCPibHwhB-EoPYo_74FbV9z_q3NpuobITK0EPNuFPFjfv59n_7mb-NzZ3LO6eBstnT0f9TjpIK3oaXgjtQIA7Iz1ekZI1AIMCExXQjz4HzkSVECBtZe_u23agvkpNvD8FtC54AGojhNNK4Y2v8ovuULwtZwYn7sC0zGGntv1Iu1TfhxebVUnk8NlCLG3Jh9Jbie4HHMPMLe4iuftoQyMI66umxkL2Rf9_TxpWO_bKevxJzsDW5Xd0fHRJDL08h2FqCHEVR_JTtTOSId2ocTBgd_Sb-fu9Vz4CiqEJFT19UE2tUnAtFjB1m5" \t "_blank"</w:instrText>
        </w:r>
        <w:r w:rsidRPr="00C77B4E">
          <w:fldChar w:fldCharType="separate"/>
        </w:r>
        <w:r w:rsidRPr="00C77B4E">
          <w:rPr>
            <w:rStyle w:val="Hyperlink"/>
          </w:rPr>
          <w:t>Malignant T cells induce skin barrier defects through cytokine-mediated JAK/STAT signalling in cutaneous T-cell lymphoma</w:t>
        </w:r>
        <w:r w:rsidRPr="00C77B4E">
          <w:fldChar w:fldCharType="end"/>
        </w:r>
      </w:ins>
    </w:p>
    <w:p w14:paraId="28F771AF" w14:textId="77777777" w:rsidR="00C77B4E" w:rsidRPr="00C77B4E" w:rsidRDefault="00C77B4E" w:rsidP="00C77B4E">
      <w:pPr>
        <w:rPr>
          <w:ins w:id="12" w:author="Unknown"/>
        </w:rPr>
      </w:pPr>
      <w:ins w:id="13" w:author="Unknown">
        <w:r w:rsidRPr="00C77B4E">
          <w:t>Maria Gluud, Blood, 2022</w:t>
        </w:r>
      </w:ins>
    </w:p>
    <w:p w14:paraId="37D105D1" w14:textId="77777777" w:rsidR="00C77B4E" w:rsidRPr="00C77B4E" w:rsidRDefault="00C77B4E" w:rsidP="00C77B4E">
      <w:pPr>
        <w:numPr>
          <w:ilvl w:val="0"/>
          <w:numId w:val="12"/>
        </w:numPr>
        <w:rPr>
          <w:ins w:id="14" w:author="Unknown"/>
        </w:rPr>
      </w:pPr>
      <w:ins w:id="15" w:author="Unknown">
        <w:r w:rsidRPr="00C77B4E">
          <w:fldChar w:fldCharType="begin"/>
        </w:r>
        <w:r w:rsidRPr="00C77B4E">
          <w:instrText>HYPERLINK "https://rev.trendmd.com/open/yYaNuppNlOiM3ThSJrYNMjzf5BwyibrP9kH0CPmTzoq5R4QqIhocXYR8CpFvQCOfQkUHewi4wuURNGKAbImg8YpFagjVKS3U8N4-xoYNY_oDLZtbpJ-bf6PVFxqPv3y_CvTON8f854dagYfjYwFc9WN2LiygkRCzOVtrnajFv9aMfQn2pXnZc6iQCLxF5I8K0tle755yLljSxHvrUTJgViOWiCxwb4zSWGCFzK2dtZvf9hOom4g0eq2ZUH4tRgimQDt_BlH4nbe_9CELPnO9JbnB8FRDsNpuOrkYWAuVclJZNUF_alIWPiStDd2Vp4rtyA9PoMq1wjxUO4QQvYu6CbtmL4nLM0ziOh178-Bre54uMXkK7uQVKRvFeL0fIbl4Pka_Hotc3r2dS3dm32pl1LkH_wyJfh4x4Smu1uE6z3pndg2XxMtgNFQwxfQmKqiQ5FsM1HHe-fbjLEa7JsZmTCVECVJHTVRvPKtlVawi8in0XAQGXMxGNEYqkFQsseZoSth6KYdzw9-jOVgxoSEZ-Xwlb50Y9VkVHO6aBxgXpcotCStQILCG5VQJvpbtCozc6lVs-vy1rA4apaXcMqRKtnA1qKg_ozKzEMsUFF1dR8H9nhm4XyzvIS359zWriF8_b9EFGNqHlqoga7mAZmxsNPjJPMfKCXi-6FOOz1sf30ZRRxTqn6TEBWr-43b2x9RRdPvDLeVMxYmvdr1Jm3cWC24ci2yfEbnL4cyih5SQfCFR--LTzSQlnMqvARz0O65uI2e6B-wbYuh4X5F5gW8Z2TQI1Cx6tZ-mmSZ1o0zhxmSyZ8FioRwwkBAxtofa0VVC159ZehiFondAyKsWQawrUbv4waAbCzIb43BmIK44EyTPtt49yCd42P3MrFIGqWoTuKH-5ou7LIpMv1oDTeiUySp8MRGtqCBlDCpGNMTjcg0wMSeYnG_We5qYNL-LdTf5LMvMKp3ksY0o0KAt17bjgXFMYCBwqw4oEs7HT1sbXBAtXHs0N-qA8PMdb0phw2xdzJTm4Q3J8WAAwPEznZ0NH1MkgKMQwuxQj6WkjSAJqYoi-LU80b_bniUJz94MuQes5XvK3Z27hFm1nM8TaaWUWcmnpQytlYU4fkSKHIzfgsLtHw1wX_ye-7oqtrpxqWbGj8E9D7-m3gMsYM274yHHiV-ZkllKEj1vub5Pj5JT_dXLHsyqPKsNUtt7AVqIZFYyPWHh2N3WAsO4Y556BTPc6j9bXIb6QP96qx499oCPytysctBVpmnv1l3_Azd6EwQ3O64JTLs43AvUoEq_uxIc_Hu1oZ2Ny9luafzPi64gooczlyoL0xvHYCnoMSrMZ_MgBEHEXg_QIPx3lfbrt4MPnFce-wI6aazBl3Dl0odOVzWB953aOUYkYlVbqLFNuKROrjAtvQcmCuCPRTbDhrnZQA_WkknUnLhePLv5sAcBfuW5lKPhoXgJeiHh8ZZ9fF8xcFGLKFHWQFttwFvwDbDLoto" \t "_blank"</w:instrText>
        </w:r>
        <w:r w:rsidRPr="00C77B4E">
          <w:fldChar w:fldCharType="separate"/>
        </w:r>
        <w:r w:rsidRPr="00C77B4E">
          <w:rPr>
            <w:rStyle w:val="Hyperlink"/>
          </w:rPr>
          <w:t>In the Absence of Preformed Antibody, Sensitized T Cells Mediate an Increased Barrier to Engraftment.</w:t>
        </w:r>
        <w:r w:rsidRPr="00C77B4E">
          <w:fldChar w:fldCharType="end"/>
        </w:r>
      </w:ins>
    </w:p>
    <w:p w14:paraId="68D8E217" w14:textId="77777777" w:rsidR="00C77B4E" w:rsidRPr="00C77B4E" w:rsidRDefault="00C77B4E" w:rsidP="00C77B4E">
      <w:pPr>
        <w:rPr>
          <w:ins w:id="16" w:author="Unknown"/>
        </w:rPr>
      </w:pPr>
      <w:ins w:id="17" w:author="Unknown">
        <w:r w:rsidRPr="00C77B4E">
          <w:t>Xu, Blood</w:t>
        </w:r>
      </w:ins>
    </w:p>
    <w:p w14:paraId="63666AEA" w14:textId="77777777" w:rsidR="00C77B4E" w:rsidRPr="00C77B4E" w:rsidRDefault="00C77B4E" w:rsidP="00C77B4E">
      <w:pPr>
        <w:numPr>
          <w:ilvl w:val="0"/>
          <w:numId w:val="12"/>
        </w:numPr>
        <w:rPr>
          <w:ins w:id="18" w:author="Unknown"/>
        </w:rPr>
      </w:pPr>
      <w:ins w:id="19" w:author="Unknown">
        <w:r w:rsidRPr="00C77B4E">
          <w:fldChar w:fldCharType="begin"/>
        </w:r>
        <w:r w:rsidRPr="00C77B4E">
          <w:instrText>HYPERLINK "https://rev.trendmd.com/open/rSfrBcZEGaSblMT8XiPgiaTcoZ9GDtZn_ejPvfF4VTlK-UVkvjBKAl2ZLAQr3FvlJSE69o-7672YxsKcRCDA-4QVgIbz8UNo1EB7xeaxElbghpeC9WhXrry_X8C_5lvFBZMaDBNl5vfRK6uR4F7tFp7NSooMgc8Pe3vdz0o8ksKIHzsk0MLc2lTr_x8UBEsC-5KDGbjXk02ehdBJuQ7bD-ex06W-Ek-mFh3pIxfesjrSWnx-HeC_M5MMbVyY55Jm2qWFD9hQHME6AQXZnya5nl9E_EWgHJtq1GFXkaaUaE3uxkspt-Qb_nFJzyf4wYo-JohED5AAjSzctfXsch94EFSZaa5HUd_cu7BMC8F1hgDnIsKzczv7-7ZXpijZxHRaEgkuQKyearkDYhcM7gfb4iKtw_7UCxMaRG5m6m4OkEdVEUCCz7hLVEyqVKA8YdnOKYk3mR3hMR73Qn8276ikrvg5p3H6OpoK0XYvhsggoLIImLUJEkw-XvwGc9Qvt7ARxEIAKdpHfl28KGx_nDuCEnM7z-jZx0hruW5b0w3jsUz21fr8F-AIC9UOwT1ErDcPeodtUyBPX2H0_tJnNo0qqYTvrzo_DeU8LGQz4mjzKsj0FH5-cYXOF8K-IP7z-8Sb7ThC-nUgcXZfYNpArcByDAApx3gtPTBNG3hgRy3Aucgzdv5l65Iqk4D_LOeeuXFyQrl8CYYPonrUNxxtTY_8z4oUqL8lg-ZuuPHwOGackI8mxE8baleTwkacuBb-p9lPq1ojNqIygi6vB4CCqHUl1yOjPuUTKsJ6PLN-YHZa1x1vGVByJ6uv9N8qSG8wkQORzxmTJ2MDXdN1h5PduRWNskIn_kBTWS3RPEZ0Y4dqo1dZAN5Dnto1Zy8z7eY0AUeZhAUgo4b7XPnnnGAm7ZSAo_pvgDFq2NTXqohZd7p9gdF5AvUFJr87kFhJhTi2hEjwop-Kq8gtQ3FUPBn9th6ftmu_Ii0F2R0eJa_1vJlBLW6JIyPNLMaeyFjvjbSTZIbM43Z6RATzR2wF-_tX2j6rtKZrTA4ECn1ZzPHAlrJurlROIFmid3rdNbOX5FShwqfrsT6GxdGw6l_98UCmtlHB9YfWBZSsu2TbJ1cHq__tkFwr4um59uJA7hHoCO7-613Er_r12Wp_TVbGip7yUiGbv_SHT60pEoih4YAPXRBB1knCGLTNCpdV1htOhcU6NrVjRdIGrZnaJX638BKKZmS9GX3j_PPV3SZSNckBdQLHZD85zsmZWXuSvO8aCdSgqA5AsN0HQNb7dXy-PwN0_M5YbMm3fZUo8fhWCSxC_Q0mP6msqx9dbFwGfMWR5xtCuly_042BVaXvwK5DegOkk_FOI5WUevzBO1nrND5cbAUecy17sxgOGX2bsc2aiidROBV-ZPd-Rj1coBS3vAd8RNf1kjAMCufsUhIP0ZyaonXRJdEiOeYoGhesmcc_uVSxcTP3I3kYdFNAu6suBQoK4RoLeoBO7ap1CVGSv9P2CGLzStWATYhPIaq86XcxgwY" \t "_blank"</w:instrText>
        </w:r>
        <w:r w:rsidRPr="00C77B4E">
          <w:fldChar w:fldCharType="separate"/>
        </w:r>
        <w:r w:rsidRPr="00C77B4E">
          <w:rPr>
            <w:rStyle w:val="Hyperlink"/>
          </w:rPr>
          <w:t>Human adipose and umbilical cord mesenchymal stem cell-derived extracellular vesicles mitigate photoaging via TIMP1/Notch1</w:t>
        </w:r>
        <w:r w:rsidRPr="00C77B4E">
          <w:fldChar w:fldCharType="end"/>
        </w:r>
      </w:ins>
    </w:p>
    <w:p w14:paraId="6B2075B0" w14:textId="77777777" w:rsidR="00C77B4E" w:rsidRPr="00C77B4E" w:rsidRDefault="00C77B4E" w:rsidP="00C77B4E">
      <w:pPr>
        <w:rPr>
          <w:ins w:id="20" w:author="Unknown"/>
        </w:rPr>
      </w:pPr>
      <w:ins w:id="21" w:author="Unknown">
        <w:r w:rsidRPr="00C77B4E">
          <w:t>Huan Zhang, Signal Transduction and Targeted Therapy, 2024</w:t>
        </w:r>
      </w:ins>
    </w:p>
    <w:p w14:paraId="574FC33E" w14:textId="77777777" w:rsidR="00C77B4E" w:rsidRPr="00C77B4E" w:rsidRDefault="00C77B4E" w:rsidP="00C77B4E">
      <w:pPr>
        <w:numPr>
          <w:ilvl w:val="0"/>
          <w:numId w:val="12"/>
        </w:numPr>
        <w:rPr>
          <w:ins w:id="22" w:author="Unknown"/>
        </w:rPr>
      </w:pPr>
      <w:ins w:id="23" w:author="Unknown">
        <w:r w:rsidRPr="00C77B4E">
          <w:fldChar w:fldCharType="begin"/>
        </w:r>
        <w:r w:rsidRPr="00C77B4E">
          <w:instrText>HYPERLINK "https://rev.trendmd.com/open/df7bin6tpVGddFIYHJcGo-f84GG4-UhsMIWYFGTjoyQxhtt50hz0WfvX3TAm82IfDpA5ogHNFruNi1LLaO4AaoNSLQwxRxqU1by3RQC7vbvJdfPmQ1RRbgjpaIEeaWb-ovvjR-4kJAiRyEum2O5tCAWVVQAlXDfT_M57h2P8yQAS-elyvEaG_JI1rj-jey0sxBeMoYV2wYZ394okR4VmfCAsqAoomiZPLg_KkdC5FXZkASr2MdRbQfK1jMUQvLErF_diXa-lzQa7sh5W2w1o9H9FXGfTLrL4aAc9LpmFsjM5O05ba0_O_OeLnNedPgPD3_P6QhlTgHadPHU3Mnf9qB2myXa3Dkn1TvHnn4wvoEMC20RRR_v19OTK0R4mUvtSuOHz20MV6eu2pQTlLoWUy_Yj3H-grKLccH1HxY5G4Q_9bsnWfy0uX_X5H3tQqdr5ZGF7i9KK7EQ8FOSEAPXD-B6d9qObsAYoYKbN1CC_aGKoGPYFg4utp5S2dHJLYAohTfK0_ZruveLCabAs7wmzzVWepdUHUwmZWoAWn-h8o10xvBqGnpiBOzg0mKZw3377uomf5LQjhTdGPux5wxxPDBTycq0xplNKpB2DoPSijQL4mOR0iFNzQOW_XxnRRRvJu7P390PCrUubHkQlVN0xXW97aSpddi9jjA8_1f1uanEaAIDZ464QT1CEyclxRWD3K3HSgwCQbAPBv9x1mWAw5WH2uXaRGiLXIeuXyXKtuGfuciF8xfueF_tjoPBgC7HhwtgO0xLUOYlF6t1lxlG6WOieTE8zqpNkvSXN4xjt1nBxhxZ0ixCRHXD6NkUZuoqLbKV0GQkBFolUFjbUgDq9CVyDg3bKPmN-jb9R2hDy1J44eYgkt6Lh3qeK43nWoCHPMYqozUFtx2vX6OQeisAOFXxRNhgErpPqu8-Zk6iLTvmmvuqedsAXfOMAtDPg1-gpE5vnu1XzuiugheI9byVQgEffIUyHhqsVSaQ-WB3y5GYdeagLthZv3ZMVhRlINisV-ZpNUmXEq3EPlCFkPFRfCoJTQOH8D6Z5zkBYutzNxROUJ3FUGgS9NNSuJWQasVGIRVwUGS4X67aNR6dUx--YjJRfEhyGl42gc0U0yvNyG7AiKeqmFnGifREj-Rp977HY_HY5hqUTmQC-Q5VsdoTbtjjomUSPkpoqGGfxJ1rlfSjx2wSU-8Oi6Mx023x8oRZFe2zJ6DMQbcYOXV5Z859mO4XhlPBKEeUQwNaS-2nyVPl1fdfEiBAqMRvEDXubR9bdMbuWwJlxTPJQzXjbCHWNItsgucfEFV62ZZuKuy0WZjlqSoTbuJNHq4Z53gSlANs4GVCzKQd8BR0DKLDo-4SqiDCQWFKRDP26GYd3vdX9YsibXjinVsrJqZ3EqI3BndkIc_EvHlHQosIBjY5JlFOswhTjFA0vwIbIn8Fjb2u3e-7Xi8qiiKgyZoE8P40JwydBvSRW02LdgDeii6CtPDOepUo" \t "_blank"</w:instrText>
        </w:r>
        <w:r w:rsidRPr="00C77B4E">
          <w:fldChar w:fldCharType="separate"/>
        </w:r>
        <w:r w:rsidRPr="00C77B4E">
          <w:rPr>
            <w:rStyle w:val="Hyperlink"/>
          </w:rPr>
          <w:t>Functional Analyses of Human T Cell Extravasation in a Humanized NOD/SCID/IL2Rγcnull Transplantation Model.</w:t>
        </w:r>
        <w:r w:rsidRPr="00C77B4E">
          <w:fldChar w:fldCharType="end"/>
        </w:r>
      </w:ins>
    </w:p>
    <w:p w14:paraId="2A02075A" w14:textId="77777777" w:rsidR="00C77B4E" w:rsidRPr="00C77B4E" w:rsidRDefault="00C77B4E" w:rsidP="00C77B4E">
      <w:pPr>
        <w:rPr>
          <w:ins w:id="24" w:author="Unknown"/>
        </w:rPr>
      </w:pPr>
      <w:ins w:id="25" w:author="Unknown">
        <w:r w:rsidRPr="00C77B4E">
          <w:t>Brunk, Blood, 2009</w:t>
        </w:r>
      </w:ins>
    </w:p>
    <w:p w14:paraId="2AE0DBC4" w14:textId="77777777" w:rsidR="00C77B4E" w:rsidRPr="00C77B4E" w:rsidRDefault="00C77B4E" w:rsidP="00C77B4E">
      <w:pPr>
        <w:numPr>
          <w:ilvl w:val="0"/>
          <w:numId w:val="12"/>
        </w:numPr>
        <w:rPr>
          <w:ins w:id="26" w:author="Unknown"/>
        </w:rPr>
      </w:pPr>
      <w:ins w:id="27" w:author="Unknown">
        <w:r w:rsidRPr="00C77B4E">
          <w:fldChar w:fldCharType="begin"/>
        </w:r>
        <w:r w:rsidRPr="00C77B4E">
          <w:instrText>HYPERLINK "https://rev.trendmd.com/open/1EA03gapNpN6WhiDpRp6Tlft7zc6qpoZ9ti7jMYMq4g7BjcIxQZSWQnHDKl-Vr39mtWvSAg9VVVHT6u6xCkdD0d_rcwZ30z2IEmmfZDYJ-_vBMipXHIqS9Yp94HtwmdQObckHifwHL2IOVb-zP4qcuiqQoKPWkQMvNLdFHPJyItL13LHZCnMqAYqfZXBNO7fkpS_XtUNhcx5wm4-CbMqX2Sca4vLAslaw824RQlWNJTOF0WIKlgCQBM7LBM4H_xK7jkutDL1TdlIRM-jt2xjv1XoXKlmDRvBp4a7DilyDukbIN_aGn2lqjy01gzIMzxD31nASNrFtF5sjcqeVQwHKuy1zcnpwHQklFFhkYggwZbs7bhVGnjs1bL19s2WTjz0azi2L7MspxlEAd1dsu6rqpqGBbaq__MI1K00pXHofdVU490l_xM82EK8txSGuAvcdHvFxj0YBXCq8WXvvMJiJmmmTKwzXzAay6efyGs1Ts4gE8wZNkXivYAjYHiQA8pmRbrKUaRBQ48mS49N2ZCHxLzp-nrgpRiV5IR6KqwutXDfZpeAKaPcV7pq_UzXvoc4ClFMCNxHQLcM2gL59XnnBoe2AkxbDWj7ozZ80rq1sXD-jbbJLI9DyDz7vXHdDeeNj3W-vhxFRAqlOYv8rVoSewrFBXejiy50l-Sg2L2aRQWuATzYMFIwCKIa08GiR4n9nJvAr-sO1kZqCl0wa22kx6XfD7p_9o-t1X-F9Vb5rtbvhI6qtTvlS4dUEf1hyOKjm-2OYUVjM7jLXcLbF___mFR0MRPmNiEsob2Q-Wixk_j_JV-iEkauIrdjTNNtHtjWqM7lHO95JbRVhmzNS0POlJSy6MPAjIQzhAsuPfXnwCaycEgnI_jFtGeiJO1hsXwqTDbmikZmAFF-tj81vxdASXRdYZYl9HFvD8pVtTrzjs2Y5Iu-2LYRUk7qZdUVlyZqfKiJ-amrBKYdfzMMjkWaQIjmmPELf4J3kTYwBKeB2XZqra50NV6CQwEils_3uBQjQ4zFcwZW8Y3_-4eDcgOqwlnqeDlny47oKQXeNZgWUxXTbtsnkMde6lxBNMiLt0sG9i5KTyHkhg3z_wVedboYa5R7IYnv9lsfSi6q6xd9BYqdDRC_lwRL6bb2eY39ejh90M6lGzkevLbk70Yy8VeUcgG07cnP0owFWvjH_Z1EWgVichiclPo8bYNUwBlnmHbVGBBxIc2qdmOtsocJpYZQooEMr0egqnY41rVxpxDOFxukuS7lsAv5AT5rXvhUf00o2w0bWzdLhoPgQiscpivdegsvFfe0-OHnfx23P0KHq1uAkmUw19NDYGLogTWIB301kPXfJ3g13zs26rS3zadOBlfEPVohKAq6Nbst4I5ZJB9AjYhwlJoGGHkjI_z3XlAUauskU3xg2vJ96i4X6UJVRnRx3F6zlLxK6KCUlg9pONxTWAr1_zQT6W0UFF9PdgALsCup48129j7Tb7p9lSPX1IG2bU0h6H3kc1NgR4fyg0LGB9WK2rdErEOCaILqeL8" \t "_blank"</w:instrText>
        </w:r>
        <w:r w:rsidRPr="00C77B4E">
          <w:fldChar w:fldCharType="separate"/>
        </w:r>
        <w:r w:rsidRPr="00C77B4E">
          <w:rPr>
            <w:rStyle w:val="Hyperlink"/>
          </w:rPr>
          <w:t>Novel mechanisms for activated protein C cytoprotective activities involving noncanonical activation of protease-activated receptor 3</w:t>
        </w:r>
        <w:r w:rsidRPr="00C77B4E">
          <w:fldChar w:fldCharType="end"/>
        </w:r>
      </w:ins>
    </w:p>
    <w:p w14:paraId="0F5BC067" w14:textId="77777777" w:rsidR="00C77B4E" w:rsidRPr="00C77B4E" w:rsidRDefault="00C77B4E" w:rsidP="00C77B4E">
      <w:pPr>
        <w:rPr>
          <w:ins w:id="28" w:author="Unknown"/>
        </w:rPr>
      </w:pPr>
      <w:proofErr w:type="spellStart"/>
      <w:ins w:id="29" w:author="Unknown">
        <w:r w:rsidRPr="00C77B4E">
          <w:t>Burnier</w:t>
        </w:r>
        <w:proofErr w:type="spellEnd"/>
        <w:r w:rsidRPr="00C77B4E">
          <w:t>, Blood, 2013</w:t>
        </w:r>
      </w:ins>
    </w:p>
    <w:p w14:paraId="4DF0ECDC" w14:textId="77777777" w:rsidR="00C77B4E" w:rsidRPr="00C77B4E" w:rsidRDefault="00C77B4E" w:rsidP="00C77B4E">
      <w:pPr>
        <w:numPr>
          <w:ilvl w:val="0"/>
          <w:numId w:val="12"/>
        </w:numPr>
        <w:rPr>
          <w:ins w:id="30" w:author="Unknown"/>
        </w:rPr>
      </w:pPr>
      <w:ins w:id="31" w:author="Unknown">
        <w:r w:rsidRPr="00C77B4E">
          <w:fldChar w:fldCharType="begin"/>
        </w:r>
        <w:r w:rsidRPr="00C77B4E">
          <w:instrText>HYPERLINK "https://rev.trendmd.com/open/8rlgUdcZFFCNe6z7ZaU6hO3Q5HkyKCE76DSVMJqUYyyUZ8sM5AZq2g5x8jVSR5D-3qOocuUw8iJX0H8xHSoGZXz01D6QAJcmrSCoiLXxXcYOCbWBzQyudeB1WDDxLL0I8NEgDUp27P4RLm2hF9H-xzBbQgRz5eBdrEPLrJWubkaF2LWRRvzdxzyvsbF0BajG2Y2btWF9jLKm3TJ8z6HXm_rdKOWTBtyvfFTteWvD_2DN-7z2285jCQ_S1G1UeixQc3DHiaT3b8oaYCHzmQUhAKx7fUUCef8DHNrtRlN9DPgtHTw9MNEZhctmC4IxXpOWMt6OOgrs2gV7MCy80mZmYcN9I3XutT-MSJyP4X1ZlfY9asVpiPj0eXxi2ssM15q69cFUcH8rW_4YFD05cOccKnBSfJuj_7JfJQfzUdeS7el7pSulCiaOZfdQ4k-b5eN39Mt4a68x8aIXBkvJjZrOmbPfBd3cpRF3KjAi7SyVwcpUshihNpV302fmwRukudioKN9DG4z78VjaP55c_UKi-ksSVn74XXr1iyXhg-CIGoNx5wygfzDND5hXInKrGyDKAGXtnUfqYx7qnyxNgdJIzv4XTZaTdkJBITTUO_Gk-ifGRQZCMW3SA4Nu6JNI11nek79JeL9xe_XA57nIy9AS-CNPHjL-YKBSMvb2a4CVvE-coZAGqcgqNOJQeDX5JspxLaY3eS7pf8qy1om_lUcEWRN4Xbc6w9aoueWxW0eZiprZlhxxvTXIhAPn74pGI9AZkjy2rfpdFOCmEMdLbwLIrcE5T9yQ_o2664JhHN3-VBtvUEYoIG-l3Y8xHGwI37JTMlcvsfcGIYAEGh3FngRvQhFGfYfJhJU7659cTW47xUiXm_VjxrXBNfd_w8jfLhXfo_tZGROXViuGClHeB40Ckf2I_d_dSJRFghhAvD8zFHsn0kq3J85PzM_O2eCU7z3eHA6YId_HEg_OnYopixGx3EgANGc_ncJKOhbgrf072r73-2S2GPxZEB-xUK5NmUNlVWl_8iydtkNDbswfBXRbelMLZyv9QQadWYM-T8gA24uT726kVqIbtRRrWxMOpzxUP2c7q3FmUYUdeceYdl677jkmDCi6Ukaac5_062ZCczjAZlDQvgG_m3L_WKJd3_xNR-IRreeXm_wIiqfonVL1ukMW1ysEud386mOrh3tlIUQf1QE7gxyxkTRR__cpDNmvPG9JWay-vCoXG6wyU1P49mRrLYzJm9l21e0ekF3Qn1mZ2HDNgONJsr1Dbitx4nR7GNxhE38rbx6nVPCoI6jgDQgW9wvjtsqkpTmi73UllW2Bf2LADjjGbRNVgPk5Vv8BrraVVB8RAuZFm8h_U6SxCwpQDdEy_rijjthjIKADMbt6L2lG8kF902FTs_TVXQK24h0IUhbTDAOhUz1dHGWXMHPY96e9-AeCKW2dB6og_ku8VpXcWQ8zTynjXChdZ2MJSwZYlLPnWzhgYdCY2sRBceW4AoLUkUDxCYfQbNY43exDb2kGMtaBEq7tZO-dwmWQ_uw_KkT5tq8" \t "_blank"</w:instrText>
        </w:r>
        <w:r w:rsidRPr="00C77B4E">
          <w:fldChar w:fldCharType="separate"/>
        </w:r>
        <w:r w:rsidRPr="00C77B4E">
          <w:rPr>
            <w:rStyle w:val="Hyperlink"/>
          </w:rPr>
          <w:t>Monocytes form a vascular barrier and participate in vessel repair after brain injury</w:t>
        </w:r>
        <w:r w:rsidRPr="00C77B4E">
          <w:fldChar w:fldCharType="end"/>
        </w:r>
      </w:ins>
    </w:p>
    <w:p w14:paraId="2EBB8BAA" w14:textId="77777777" w:rsidR="00C77B4E" w:rsidRPr="00C77B4E" w:rsidRDefault="00C77B4E" w:rsidP="00C77B4E">
      <w:pPr>
        <w:rPr>
          <w:ins w:id="32" w:author="Unknown"/>
        </w:rPr>
      </w:pPr>
      <w:ins w:id="33" w:author="Unknown">
        <w:r w:rsidRPr="00C77B4E">
          <w:t>Glod, Blood, 2006</w:t>
        </w:r>
      </w:ins>
    </w:p>
    <w:p w14:paraId="6BE9C721" w14:textId="77777777" w:rsidR="00C77B4E" w:rsidRPr="00C77B4E" w:rsidRDefault="00C77B4E" w:rsidP="00C77B4E">
      <w:pPr>
        <w:numPr>
          <w:ilvl w:val="0"/>
          <w:numId w:val="12"/>
        </w:numPr>
        <w:rPr>
          <w:ins w:id="34" w:author="Unknown"/>
        </w:rPr>
      </w:pPr>
      <w:ins w:id="35" w:author="Unknown">
        <w:r w:rsidRPr="00C77B4E">
          <w:fldChar w:fldCharType="begin"/>
        </w:r>
        <w:r w:rsidRPr="00C77B4E">
          <w:instrText>HYPERLINK "https://rev.trendmd.com/open/uNQMimfR4IWCHlqTDYM6sggRUDaNEZu_bFKs6hyXxjmTV_TgoSij1sexGysMBVq77Vu8OvT1TG-HC70setWeKznfiRL9HarxQ8yxWtEU5mVv2T82r1Qkne3opCouBgfqnX5lOvVFs-_PYnI1n4pg3bI9RlmgyJoybemRrE3N43_bJueRhORR8JMQRqt5Dn4HA5UivzzwZXvUl_CZrjZBOFJMbbPJkKMx05zuDo5afC7yMO9kX-l4E1Gg3HGJx5Vn4pIznIsJU7dfmM6jneUDizazwcn5pHKxlGdUwaIgf26UM5xCm85ax5HxdX-nCcrHRYpcC1Nj50x2u3IZfxI71jYEaTGA6ilfvBxAhQH8ghqnm3pTjOSrnnSPQKRX1JDiMCjmWgZHubPKxboUyS6wXFbxKbL2IqZOTt053NOUHZSoFFKodHXFoJEJwVLjVwRN_DFMhLq3EXXowr_yOfXs-E1Mr6GE2bzj5oQxJw1D5-3ifqAyKtHwiFuBHUqvwW0xxZPdDizZO_-4ALDf7zTuCmOgycAP8YARzndAPEave-eyzrNOVo7WgcGHti8ps09P4d-77p7F1wFXnHrim5IDdsKwFfTpUQISWjaZr70v2Uu8Xjy0EhF6KNhXYxX61Y_PheNjZ0Ame5N8K2wPonSZrXXXhS7vx-9mUOPm4TKPkeTyCAFlsEjKKXMVLMTmZZ2BjqH-f34d_oNGRWlMb7O5IH1BLWgm7ePpMviatCbIz2BSZsQZd4yljEvDxCeWYvPWlwRCUJwEHGpXMVoqdiEEhe4RcxS_bcHnjLimHg5ftEj5mTKccRNUNwgw1OvNzKnDRDAoTsb6h5Jv-2xR9koVlPNTnMr_LWq1rRak4xRkv6qSXbRKtybz3UaqtZ6brgo1f78HaSN4xgE0h0-SjEhAAv54dR7OTrw8yL3A0q3wldM9hS8OVjOQOyds5oSazQ3Rdqcl7bfoiz0OBMwK2hKN9flxId5vdGndFmJbvFNJwpdnwwchG5Vcdcz0W2hfF8tw6to7EQRoSsEjsk5OcIc07yt3GHS83HgK_pt1-L2ysu3mPd2yKjv0UhuwmkYG9ORBpqrS_gIZ3686OKTE1_GArFNMUZWPdABZzaMXdKr7d5eKyhHk4It8-6zIrs-jkVKCmxbSnzE9yksL_-LU5xo65ug0b5uSlwmZn4Yz0Tb2tWd9eUNqtVn_YN5S0GwbuwS3fLbOBH1Jiw0sKrVf-bvU8ioJQqU8Xd4eLvWiORtRR9GHMkDbXzlxvCns-MmlukYFo3OUcGkhJs3ghDyuPejkHJ0WPV76Y8kR_P-W51AEMSLhIHhEKkPsz19mwBePmzaR5EPzIy9cosjnOIO96I0CQgo_xlDw-Z44gav4dlPfnxEoTzz96zfhB_NIm4KsPA_-qjWxtG548g4_3uIIjmEdMwdpB3G3enzP-F7m7J_nzix392l2Im3Tki8cUptDF764hIuP_LcWlcHEgx1QdQYcvifcYU29y8HFjKF_Jfh9s2GS1OouX9ac9-LQ0EGeFurqWi0bKl8i-6iBQz07vZQBWNjlhCQKvRU" \t "_blank"</w:instrText>
        </w:r>
        <w:r w:rsidRPr="00C77B4E">
          <w:fldChar w:fldCharType="separate"/>
        </w:r>
        <w:r w:rsidRPr="00C77B4E">
          <w:rPr>
            <w:rStyle w:val="Hyperlink"/>
          </w:rPr>
          <w:t>Fibrin(</w:t>
        </w:r>
        <w:proofErr w:type="spellStart"/>
        <w:r w:rsidRPr="00C77B4E">
          <w:rPr>
            <w:rStyle w:val="Hyperlink"/>
          </w:rPr>
          <w:t>ogen</w:t>
        </w:r>
        <w:proofErr w:type="spellEnd"/>
        <w:r w:rsidRPr="00C77B4E">
          <w:rPr>
            <w:rStyle w:val="Hyperlink"/>
          </w:rPr>
          <w:t>) Mechanistically Contributes to Atopic Dermatitis Pathogenesis and Allergic Sensitization</w:t>
        </w:r>
        <w:r w:rsidRPr="00C77B4E">
          <w:fldChar w:fldCharType="end"/>
        </w:r>
      </w:ins>
    </w:p>
    <w:p w14:paraId="02893D0B" w14:textId="77777777" w:rsidR="00C77B4E" w:rsidRPr="00C77B4E" w:rsidRDefault="00C77B4E" w:rsidP="00C77B4E">
      <w:pPr>
        <w:rPr>
          <w:ins w:id="36" w:author="Unknown"/>
        </w:rPr>
      </w:pPr>
      <w:ins w:id="37" w:author="Unknown">
        <w:r w:rsidRPr="00C77B4E">
          <w:t>Alyssa Filuta, Blood</w:t>
        </w:r>
      </w:ins>
    </w:p>
    <w:p w14:paraId="65F792CE" w14:textId="77777777" w:rsidR="00C77B4E" w:rsidRPr="00C77B4E" w:rsidRDefault="00C77B4E" w:rsidP="00C77B4E">
      <w:pPr>
        <w:numPr>
          <w:ilvl w:val="0"/>
          <w:numId w:val="12"/>
        </w:numPr>
        <w:rPr>
          <w:ins w:id="38" w:author="Unknown"/>
        </w:rPr>
      </w:pPr>
      <w:ins w:id="39" w:author="Unknown">
        <w:r w:rsidRPr="00C77B4E">
          <w:fldChar w:fldCharType="begin"/>
        </w:r>
        <w:r w:rsidRPr="00C77B4E">
          <w:instrText>HYPERLINK "https://rev.trendmd.com/open/NItv4RZHLvyoMQtk0y9wB0yn4V1hs5kjinGD5bYdcOaI9Omo1vWViEqOq9aemqcgClXtQ7IE3l80mekltc7TmKUeVb7MafTixP9pBShVC6hABg3PTK9L_IpWpPDJqc1tAaojj1iCwSb3f4qlNwlwbQZsujYZKRzKaCfBX4JJCwhf3GK2o7Zvh2tp5nvEUZZgmV6cpCcSAuw0DI9hXXayZZDZBZDB47gvqphxe6rC--wVcjBc2LBS-EWAd-QQ-nMUdpNlsmR_io7n3AKKnNKCTjjS1bTBEBZIuOfN6EYyDxCZiCLzASqmBiR939_jx8u5Llr634jwFbnuiMuTVd6aRd8eRooYdcNeZ3VGnAzljbToQgAWWrtSsA91O0sOEd8XwlU3BV6l07COwzGwWAPUl_z9a5AptZ1P2inzbDua52wzy_x4KaJI6arQA_ER7gfpEYI30boAXW1us-L83ciCs9xcSLItaF3G372BlUfPS3Ix4j8oHZ4hWIJcfAW86_nDXYzhjwF8S1TH6RHCwgH3_39Ez62EaKIhgGBxtJJUH0XQ_gLdOXOjvTuq3jnAUEaz0q121Y9sYyW5O_Im8_Hhow5_WiQ-cfixGyqLkczWT6U4VHVonbaxW9c0dv3VKDxQsAO5hTHlCp6ee57U6xeZj9mtcAJwZWlNAq5HAhpKUq8DncYZeAOw973iGxnkcW7yE0xItEfJilu1YcCgfdXwwledl0ZrcwupNjWpJ3tYwCm4j7Nzes-nMBtj_6Qo1nNM3fbq0hUn6cw02xOP-ADrihtPB0SQa5n_nsT-tzVfCcoOc9qK_QAZ5s21Dvez0n52OceaKvopZLFQ2kEJdEP-XLpSWZ0vVjEQwSJxrRmZIvShJTXhQ9HiJJN-hmK89oyJTIrFsTH0h26Qxrwk-YfjOH9q3b3r2Q3XjdtGxNheZfeONBC4UeusrN5qz5uiDBJZJ344-hVBZQLESpSgnfoHSBJZQaHaZrMp9XjEKfOk5STGTzUnZmFvhWkx4F3FWp0lj7_Ay_a3rdVytEKyAD3G8GoVXnCvn-wOBgU6OvqxpQONwDI8a5c5SF8SMF9PWbw4WQgv4c0vgevZqcSCON97Iu7HOgZ1tTzqFoBpktRxNa2YEFsEK03ZMm_TXuAVxmmGZD7YiVih9NltXESQqivAIhyiudt1zfSZGT3rmOcrDvf-_IhXas2SGoUOKltiHYRSksA7tmlFbXT2kfbOv5SucHHBSgQ7xis1yc2WS3hvXibSZoSnAGBM63GpfVwzUtECG4hFFMY-Ycqf_jHINCtFoD1OcbT9VS3wtPuyYZBMlRU6VXjf_ipaqUWsvF38Tx3fxr68TRFVjb_cwkd-JRtYuNHR7DtCZuAV5ZSinMkVJMPhtwyWtDRA4wmIJH2BCObGIkOVNzE1XO-puBST4hSBPAGUXIwGNbuAquvgg5QkYn7qjt1yUM-iuljBAEaLHFYOlmMrwcL2GEEqYybY5d-Lh1vJoy95QrhkDRwddCttTOennqGBKhbKnThcEZVyaYV8azeyYW6HIH--CK7VwT8KFg2MwDQ" \t "_blank"</w:instrText>
        </w:r>
        <w:r w:rsidRPr="00C77B4E">
          <w:fldChar w:fldCharType="separate"/>
        </w:r>
        <w:r w:rsidRPr="00C77B4E">
          <w:rPr>
            <w:rStyle w:val="Hyperlink"/>
          </w:rPr>
          <w:t xml:space="preserve">Downregulation of Cytoskeletal Protein </w:t>
        </w:r>
        <w:proofErr w:type="spellStart"/>
        <w:r w:rsidRPr="00C77B4E">
          <w:rPr>
            <w:rStyle w:val="Hyperlink"/>
          </w:rPr>
          <w:t>Kazrin</w:t>
        </w:r>
        <w:proofErr w:type="spellEnd"/>
        <w:r w:rsidRPr="00C77B4E">
          <w:rPr>
            <w:rStyle w:val="Hyperlink"/>
          </w:rPr>
          <w:t xml:space="preserve"> in Lung Endothelial Cells of Preclinical Sickle Cell Disease Mouse Model - Essential Role of Endothelial Barrier F...</w:t>
        </w:r>
        <w:r w:rsidRPr="00C77B4E">
          <w:fldChar w:fldCharType="end"/>
        </w:r>
      </w:ins>
    </w:p>
    <w:p w14:paraId="65C7D170" w14:textId="77777777" w:rsidR="00C77B4E" w:rsidRPr="00C77B4E" w:rsidRDefault="00C77B4E" w:rsidP="00C77B4E">
      <w:pPr>
        <w:rPr>
          <w:ins w:id="40" w:author="Unknown"/>
        </w:rPr>
      </w:pPr>
      <w:proofErr w:type="spellStart"/>
      <w:ins w:id="41" w:author="Unknown">
        <w:r w:rsidRPr="00C77B4E">
          <w:t>Siddaramappa</w:t>
        </w:r>
        <w:proofErr w:type="spellEnd"/>
        <w:r w:rsidRPr="00C77B4E">
          <w:t>, Blood, 2019</w:t>
        </w:r>
      </w:ins>
    </w:p>
    <w:p w14:paraId="455E576D"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6464"/>
    <w:multiLevelType w:val="multilevel"/>
    <w:tmpl w:val="3EA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F6EE6"/>
    <w:multiLevelType w:val="multilevel"/>
    <w:tmpl w:val="5FA8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12BF6"/>
    <w:multiLevelType w:val="multilevel"/>
    <w:tmpl w:val="900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A4253"/>
    <w:multiLevelType w:val="multilevel"/>
    <w:tmpl w:val="7EB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D30AC"/>
    <w:multiLevelType w:val="multilevel"/>
    <w:tmpl w:val="D6C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00069"/>
    <w:multiLevelType w:val="multilevel"/>
    <w:tmpl w:val="EB7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F0C75"/>
    <w:multiLevelType w:val="multilevel"/>
    <w:tmpl w:val="432C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55E13"/>
    <w:multiLevelType w:val="multilevel"/>
    <w:tmpl w:val="84F0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247A5"/>
    <w:multiLevelType w:val="multilevel"/>
    <w:tmpl w:val="8A4E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F2042"/>
    <w:multiLevelType w:val="multilevel"/>
    <w:tmpl w:val="9C4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4513C"/>
    <w:multiLevelType w:val="multilevel"/>
    <w:tmpl w:val="419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3294B"/>
    <w:multiLevelType w:val="multilevel"/>
    <w:tmpl w:val="B36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472024">
    <w:abstractNumId w:val="10"/>
  </w:num>
  <w:num w:numId="2" w16cid:durableId="1713729480">
    <w:abstractNumId w:val="6"/>
  </w:num>
  <w:num w:numId="3" w16cid:durableId="344096151">
    <w:abstractNumId w:val="0"/>
  </w:num>
  <w:num w:numId="4" w16cid:durableId="324434811">
    <w:abstractNumId w:val="5"/>
  </w:num>
  <w:num w:numId="5" w16cid:durableId="1857382401">
    <w:abstractNumId w:val="9"/>
  </w:num>
  <w:num w:numId="6" w16cid:durableId="1860703679">
    <w:abstractNumId w:val="1"/>
  </w:num>
  <w:num w:numId="7" w16cid:durableId="1207640165">
    <w:abstractNumId w:val="7"/>
  </w:num>
  <w:num w:numId="8" w16cid:durableId="221066667">
    <w:abstractNumId w:val="11"/>
  </w:num>
  <w:num w:numId="9" w16cid:durableId="470100181">
    <w:abstractNumId w:val="2"/>
  </w:num>
  <w:num w:numId="10" w16cid:durableId="1576471898">
    <w:abstractNumId w:val="3"/>
  </w:num>
  <w:num w:numId="11" w16cid:durableId="358092491">
    <w:abstractNumId w:val="8"/>
  </w:num>
  <w:num w:numId="12" w16cid:durableId="974985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DD0"/>
    <w:rsid w:val="00433FDD"/>
    <w:rsid w:val="004C4DD0"/>
    <w:rsid w:val="006B0F24"/>
    <w:rsid w:val="00C77B4E"/>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C2307D-EF0F-44ED-91C7-C10ACA69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D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D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DD0"/>
    <w:rPr>
      <w:rFonts w:eastAsiaTheme="majorEastAsia" w:cstheme="majorBidi"/>
      <w:color w:val="272727" w:themeColor="text1" w:themeTint="D8"/>
    </w:rPr>
  </w:style>
  <w:style w:type="paragraph" w:styleId="Title">
    <w:name w:val="Title"/>
    <w:basedOn w:val="Normal"/>
    <w:next w:val="Normal"/>
    <w:link w:val="TitleChar"/>
    <w:uiPriority w:val="10"/>
    <w:qFormat/>
    <w:rsid w:val="004C4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DD0"/>
    <w:pPr>
      <w:spacing w:before="160"/>
      <w:jc w:val="center"/>
    </w:pPr>
    <w:rPr>
      <w:i/>
      <w:iCs/>
      <w:color w:val="404040" w:themeColor="text1" w:themeTint="BF"/>
    </w:rPr>
  </w:style>
  <w:style w:type="character" w:customStyle="1" w:styleId="QuoteChar">
    <w:name w:val="Quote Char"/>
    <w:basedOn w:val="DefaultParagraphFont"/>
    <w:link w:val="Quote"/>
    <w:uiPriority w:val="29"/>
    <w:rsid w:val="004C4DD0"/>
    <w:rPr>
      <w:i/>
      <w:iCs/>
      <w:color w:val="404040" w:themeColor="text1" w:themeTint="BF"/>
    </w:rPr>
  </w:style>
  <w:style w:type="paragraph" w:styleId="ListParagraph">
    <w:name w:val="List Paragraph"/>
    <w:basedOn w:val="Normal"/>
    <w:uiPriority w:val="34"/>
    <w:qFormat/>
    <w:rsid w:val="004C4DD0"/>
    <w:pPr>
      <w:ind w:left="720"/>
      <w:contextualSpacing/>
    </w:pPr>
  </w:style>
  <w:style w:type="character" w:styleId="IntenseEmphasis">
    <w:name w:val="Intense Emphasis"/>
    <w:basedOn w:val="DefaultParagraphFont"/>
    <w:uiPriority w:val="21"/>
    <w:qFormat/>
    <w:rsid w:val="004C4DD0"/>
    <w:rPr>
      <w:i/>
      <w:iCs/>
      <w:color w:val="2F5496" w:themeColor="accent1" w:themeShade="BF"/>
    </w:rPr>
  </w:style>
  <w:style w:type="paragraph" w:styleId="IntenseQuote">
    <w:name w:val="Intense Quote"/>
    <w:basedOn w:val="Normal"/>
    <w:next w:val="Normal"/>
    <w:link w:val="IntenseQuoteChar"/>
    <w:uiPriority w:val="30"/>
    <w:qFormat/>
    <w:rsid w:val="004C4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DD0"/>
    <w:rPr>
      <w:i/>
      <w:iCs/>
      <w:color w:val="2F5496" w:themeColor="accent1" w:themeShade="BF"/>
    </w:rPr>
  </w:style>
  <w:style w:type="character" w:styleId="IntenseReference">
    <w:name w:val="Intense Reference"/>
    <w:basedOn w:val="DefaultParagraphFont"/>
    <w:uiPriority w:val="32"/>
    <w:qFormat/>
    <w:rsid w:val="004C4DD0"/>
    <w:rPr>
      <w:b/>
      <w:bCs/>
      <w:smallCaps/>
      <w:color w:val="2F5496" w:themeColor="accent1" w:themeShade="BF"/>
      <w:spacing w:val="5"/>
    </w:rPr>
  </w:style>
  <w:style w:type="character" w:styleId="Hyperlink">
    <w:name w:val="Hyperlink"/>
    <w:basedOn w:val="DefaultParagraphFont"/>
    <w:uiPriority w:val="99"/>
    <w:unhideWhenUsed/>
    <w:rsid w:val="00C77B4E"/>
    <w:rPr>
      <w:color w:val="0563C1" w:themeColor="hyperlink"/>
      <w:u w:val="single"/>
    </w:rPr>
  </w:style>
  <w:style w:type="character" w:styleId="UnresolvedMention">
    <w:name w:val="Unresolved Mention"/>
    <w:basedOn w:val="DefaultParagraphFont"/>
    <w:uiPriority w:val="99"/>
    <w:semiHidden/>
    <w:unhideWhenUsed/>
    <w:rsid w:val="00C77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rmnetnz.org/topics/ultraviolet-radiation-and-human-health" TargetMode="External"/><Relationship Id="rId18" Type="http://schemas.openxmlformats.org/officeDocument/2006/relationships/hyperlink" Target="https://dermnetnz.org/topics/vitamin-d" TargetMode="External"/><Relationship Id="rId26" Type="http://schemas.openxmlformats.org/officeDocument/2006/relationships/hyperlink" Target="https://pubmed.ncbi.nlm.nih.gov/16060709/" TargetMode="External"/><Relationship Id="rId39" Type="http://schemas.openxmlformats.org/officeDocument/2006/relationships/hyperlink" Target="https://dermnetnz.org/topics/books-about-the-skin/" TargetMode="External"/><Relationship Id="rId21" Type="http://schemas.openxmlformats.org/officeDocument/2006/relationships/hyperlink" Target="https://dermnetnz.org/topics/ichthyosis" TargetMode="External"/><Relationship Id="rId34" Type="http://schemas.openxmlformats.org/officeDocument/2006/relationships/hyperlink" Target="https://dermnetnz.org/topics/antimicrobial-peptides" TargetMode="External"/><Relationship Id="rId42" Type="http://schemas.openxmlformats.org/officeDocument/2006/relationships/theme" Target="theme/theme1.xml"/><Relationship Id="rId7" Type="http://schemas.openxmlformats.org/officeDocument/2006/relationships/hyperlink" Target="https://dermnetnz.org/topics/skin-barrier-function?utm_source=chatgpt.com" TargetMode="External"/><Relationship Id="rId2" Type="http://schemas.openxmlformats.org/officeDocument/2006/relationships/styles" Target="styles.xml"/><Relationship Id="rId16" Type="http://schemas.openxmlformats.org/officeDocument/2006/relationships/hyperlink" Target="https://dermnetnz.org/topics/vitamin-A-deficiency" TargetMode="External"/><Relationship Id="rId20" Type="http://schemas.openxmlformats.org/officeDocument/2006/relationships/hyperlink" Target="https://dermnetnz.org/topics/dry-skin" TargetMode="External"/><Relationship Id="rId29" Type="http://schemas.openxmlformats.org/officeDocument/2006/relationships/hyperlink" Target="https://escholarship.org/uc/item/3x39460r"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rmnetnz.org/topics/skin-barrier-function?utm_source=chatgpt.com" TargetMode="External"/><Relationship Id="rId11" Type="http://schemas.openxmlformats.org/officeDocument/2006/relationships/hyperlink" Target="https://dermnetnz.org/topics/the-structure-of-normal-skin" TargetMode="External"/><Relationship Id="rId24" Type="http://schemas.openxmlformats.org/officeDocument/2006/relationships/hyperlink" Target="https://dermnetnz.org/topics/vitamin-a-toxicity" TargetMode="External"/><Relationship Id="rId32" Type="http://schemas.openxmlformats.org/officeDocument/2006/relationships/hyperlink" Target="https://pubmed.ncbi.nlm.nih.gov/29863755/" TargetMode="External"/><Relationship Id="rId37" Type="http://schemas.openxmlformats.org/officeDocument/2006/relationships/hyperlink" Target="https://dermnetnz.org/topics/skin-immune-system" TargetMode="External"/><Relationship Id="rId40" Type="http://schemas.openxmlformats.org/officeDocument/2006/relationships/hyperlink" Target="https://www.amazon.com/Dermatology-Made-second-Amanda-Oakley-dp-1914961161/dp/1914961161/ref=dp_ob_title_bk?&amp;_encoding=UTF8&amp;tag=nzdermnet-20&amp;linkCode=ur2&amp;linkId=2addc7901a76f7726fa42eeeea7a28ea&amp;camp=1789&amp;creative=9325" TargetMode="External"/><Relationship Id="rId5" Type="http://schemas.openxmlformats.org/officeDocument/2006/relationships/hyperlink" Target="https://dermnetnz.org/topics/skin-barrier-function?utm_source=chatgpt.com" TargetMode="External"/><Relationship Id="rId15" Type="http://schemas.openxmlformats.org/officeDocument/2006/relationships/hyperlink" Target="https://dermnetnz.org/topics/skin-immune-system" TargetMode="External"/><Relationship Id="rId23" Type="http://schemas.openxmlformats.org/officeDocument/2006/relationships/hyperlink" Target="https://dermnetnz.org/topics/vitamin-a-deficiency" TargetMode="External"/><Relationship Id="rId28" Type="http://schemas.openxmlformats.org/officeDocument/2006/relationships/hyperlink" Target="https://pubmed.ncbi.nlm.nih.gov/32602055/" TargetMode="External"/><Relationship Id="rId36" Type="http://schemas.openxmlformats.org/officeDocument/2006/relationships/hyperlink" Target="https://dermnetnz.org/topics/microorganisms-found-on-the-skin" TargetMode="External"/><Relationship Id="rId10" Type="http://schemas.openxmlformats.org/officeDocument/2006/relationships/hyperlink" Target="https://dermnetnz.org/topics/skin-barrier-function?utm_source=chatgpt.com" TargetMode="External"/><Relationship Id="rId19" Type="http://schemas.openxmlformats.org/officeDocument/2006/relationships/hyperlink" Target="https://dermnetnz.org/topics/barrier-function-in-atopic-dermatitis" TargetMode="External"/><Relationship Id="rId31" Type="http://schemas.openxmlformats.org/officeDocument/2006/relationships/hyperlink" Target="https://www.jidonline.org/action/showPdf?pii=S0022-202X%2815%2930356-0" TargetMode="External"/><Relationship Id="rId4" Type="http://schemas.openxmlformats.org/officeDocument/2006/relationships/webSettings" Target="webSettings.xml"/><Relationship Id="rId9" Type="http://schemas.openxmlformats.org/officeDocument/2006/relationships/hyperlink" Target="https://dermnetnz.org/topics/skin-barrier-function?utm_source=chatgpt.com" TargetMode="External"/><Relationship Id="rId14" Type="http://schemas.openxmlformats.org/officeDocument/2006/relationships/hyperlink" Target="https://dermnetnz.org/topics/antimicrobial-peptides" TargetMode="External"/><Relationship Id="rId22" Type="http://schemas.openxmlformats.org/officeDocument/2006/relationships/hyperlink" Target="https://dermnetnz.org/topics/albinism" TargetMode="External"/><Relationship Id="rId27" Type="http://schemas.openxmlformats.org/officeDocument/2006/relationships/hyperlink" Target="https://journals.plos.org/plospathogens/article?id=10.1371/journal.ppat.1007353" TargetMode="External"/><Relationship Id="rId30" Type="http://schemas.openxmlformats.org/officeDocument/2006/relationships/hyperlink" Target="https://pubmed.ncbi.nlm.nih.gov/27602965/" TargetMode="External"/><Relationship Id="rId35" Type="http://schemas.openxmlformats.org/officeDocument/2006/relationships/hyperlink" Target="https://dermnetnz.org/topics/barrier-function-in-atopic-dermatitis" TargetMode="External"/><Relationship Id="rId8" Type="http://schemas.openxmlformats.org/officeDocument/2006/relationships/hyperlink" Target="https://dermnetnz.org/topics/skin-barrier-function?utm_source=chatgpt.com" TargetMode="External"/><Relationship Id="rId3" Type="http://schemas.openxmlformats.org/officeDocument/2006/relationships/settings" Target="settings.xml"/><Relationship Id="rId12" Type="http://schemas.openxmlformats.org/officeDocument/2006/relationships/hyperlink" Target="https://dermnetnz.org/topics/microorganisms-found-on-the-skin" TargetMode="External"/><Relationship Id="rId17" Type="http://schemas.openxmlformats.org/officeDocument/2006/relationships/hyperlink" Target="https://dermnetnz.org/topics/nicotinamide" TargetMode="External"/><Relationship Id="rId25" Type="http://schemas.openxmlformats.org/officeDocument/2006/relationships/hyperlink" Target="https://pubmed.ncbi.nlm.nih.gov/22507037/" TargetMode="External"/><Relationship Id="rId33" Type="http://schemas.openxmlformats.org/officeDocument/2006/relationships/hyperlink" Target="https://onlinelibrary.wiley.com/doi/epdf/10.1111/j.1600-0625.2008.00786.x" TargetMode="External"/><Relationship Id="rId38" Type="http://schemas.openxmlformats.org/officeDocument/2006/relationships/hyperlink" Target="https://dermnetnz.org/topics/the-structure-of-normal-s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4254</Words>
  <Characters>24251</Characters>
  <Application>Microsoft Office Word</Application>
  <DocSecurity>0</DocSecurity>
  <Lines>202</Lines>
  <Paragraphs>56</Paragraphs>
  <ScaleCrop>false</ScaleCrop>
  <Company/>
  <LinksUpToDate>false</LinksUpToDate>
  <CharactersWithSpaces>28449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2026-08-19T12:15:00Z</dcterms:created>
  <dcterms:modified xsi:type="dcterms:W3CDTF">2026-08-19T12:17:00Z</dcterms:modified>
</cp:coreProperties>
</file>