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4534C" w14:textId="77777777" w:rsidR="00886CB5" w:rsidRPr="00886CB5" w:rsidRDefault="00886CB5" w:rsidP="00886CB5">
      <w:pPr>
        <w:rPr>
          <w:b/>
          <w:bCs/>
        </w:rPr>
      </w:pPr>
      <w:r w:rsidRPr="00886CB5">
        <w:rPr>
          <w:b/>
          <w:bCs/>
        </w:rPr>
        <w:t>Dry skin</w:t>
      </w:r>
    </w:p>
    <w:p w14:paraId="16CC4B93" w14:textId="77777777" w:rsidR="00886CB5" w:rsidRPr="00886CB5" w:rsidRDefault="00886CB5" w:rsidP="00886CB5"/>
    <w:p w14:paraId="367C0C63" w14:textId="77777777" w:rsidR="00886CB5" w:rsidRPr="00886CB5" w:rsidRDefault="00886CB5" w:rsidP="00886CB5">
      <w:r w:rsidRPr="00886CB5">
        <w:t>Author: Hon A/Prof Amanda Oakley, Dermatologist, Hamilton, New Zealand, 1997. Update: March 2022.</w:t>
      </w:r>
    </w:p>
    <w:p w14:paraId="4FF3FE77" w14:textId="77777777" w:rsidR="00886CB5" w:rsidRPr="00886CB5" w:rsidRDefault="00886CB5" w:rsidP="00886CB5">
      <w:hyperlink r:id="rId5" w:anchor="Introduction" w:history="1">
        <w:r w:rsidRPr="00886CB5">
          <w:rPr>
            <w:rStyle w:val="Hyperlink"/>
          </w:rPr>
          <w:t>Introduction</w:t>
        </w:r>
      </w:hyperlink>
      <w:r w:rsidRPr="00886CB5">
        <w:t> </w:t>
      </w:r>
      <w:hyperlink r:id="rId6" w:anchor="Demographics" w:history="1">
        <w:r w:rsidRPr="00886CB5">
          <w:rPr>
            <w:rStyle w:val="Hyperlink"/>
          </w:rPr>
          <w:t>Demographics</w:t>
        </w:r>
      </w:hyperlink>
      <w:r w:rsidRPr="00886CB5">
        <w:t> </w:t>
      </w:r>
      <w:hyperlink r:id="rId7" w:anchor="Causes" w:history="1">
        <w:r w:rsidRPr="00886CB5">
          <w:rPr>
            <w:rStyle w:val="Hyperlink"/>
          </w:rPr>
          <w:t>Causes</w:t>
        </w:r>
      </w:hyperlink>
      <w:r w:rsidRPr="00886CB5">
        <w:t> </w:t>
      </w:r>
      <w:hyperlink r:id="rId8" w:anchor="Clinical%20features" w:history="1">
        <w:r w:rsidRPr="00886CB5">
          <w:rPr>
            <w:rStyle w:val="Hyperlink"/>
          </w:rPr>
          <w:t>Clinical features</w:t>
        </w:r>
      </w:hyperlink>
      <w:r w:rsidRPr="00886CB5">
        <w:t> </w:t>
      </w:r>
      <w:hyperlink r:id="rId9" w:anchor="Complications" w:history="1">
        <w:r w:rsidRPr="00886CB5">
          <w:rPr>
            <w:rStyle w:val="Hyperlink"/>
          </w:rPr>
          <w:t>Complications</w:t>
        </w:r>
      </w:hyperlink>
      <w:r w:rsidRPr="00886CB5">
        <w:t> </w:t>
      </w:r>
      <w:hyperlink r:id="rId10" w:anchor="Diagnosis" w:history="1">
        <w:r w:rsidRPr="00886CB5">
          <w:rPr>
            <w:rStyle w:val="Hyperlink"/>
          </w:rPr>
          <w:t>Diagnosis</w:t>
        </w:r>
      </w:hyperlink>
      <w:r w:rsidRPr="00886CB5">
        <w:t> </w:t>
      </w:r>
      <w:hyperlink r:id="rId11" w:anchor="Treatment" w:history="1">
        <w:r w:rsidRPr="00886CB5">
          <w:rPr>
            <w:rStyle w:val="Hyperlink"/>
          </w:rPr>
          <w:t>Treatment</w:t>
        </w:r>
      </w:hyperlink>
      <w:r w:rsidRPr="00886CB5">
        <w:t> </w:t>
      </w:r>
      <w:hyperlink r:id="rId12" w:anchor="Prevention" w:history="1">
        <w:r w:rsidRPr="00886CB5">
          <w:rPr>
            <w:rStyle w:val="Hyperlink"/>
          </w:rPr>
          <w:t>Prevention</w:t>
        </w:r>
      </w:hyperlink>
      <w:r w:rsidRPr="00886CB5">
        <w:t> </w:t>
      </w:r>
      <w:hyperlink r:id="rId13" w:anchor="Outlook" w:history="1">
        <w:r w:rsidRPr="00886CB5">
          <w:rPr>
            <w:rStyle w:val="Hyperlink"/>
          </w:rPr>
          <w:t>Outlook</w:t>
        </w:r>
      </w:hyperlink>
    </w:p>
    <w:p w14:paraId="5E760687" w14:textId="77777777" w:rsidR="00886CB5" w:rsidRPr="00886CB5" w:rsidRDefault="00886CB5" w:rsidP="00886CB5">
      <w:pPr>
        <w:rPr>
          <w:b/>
          <w:bCs/>
        </w:rPr>
      </w:pPr>
      <w:r w:rsidRPr="00886CB5">
        <w:rPr>
          <w:b/>
          <w:bCs/>
        </w:rPr>
        <w:t>What is dry skin?</w:t>
      </w:r>
    </w:p>
    <w:p w14:paraId="70E54713" w14:textId="77777777" w:rsidR="00886CB5" w:rsidRPr="00886CB5" w:rsidRDefault="00886CB5" w:rsidP="00886CB5">
      <w:r w:rsidRPr="00886CB5">
        <w:t>Dry skin refers to skin that feels dry to touch. This occurs when the skin is lacking moisture in the outer horny cell layer (stratum corneum) and this results in cracks in the skin surface.</w:t>
      </w:r>
    </w:p>
    <w:p w14:paraId="26E4A288" w14:textId="77777777" w:rsidR="00886CB5" w:rsidRPr="00886CB5" w:rsidRDefault="00886CB5" w:rsidP="00886CB5">
      <w:r w:rsidRPr="00886CB5">
        <w:t>Dry skin is also called xerosis, xeroderma or asteatosis (lack of fat).</w:t>
      </w:r>
    </w:p>
    <w:p w14:paraId="2C3C1459" w14:textId="77777777" w:rsidR="00886CB5" w:rsidRPr="00886CB5" w:rsidRDefault="00886CB5" w:rsidP="00886CB5">
      <w:pPr>
        <w:rPr>
          <w:b/>
          <w:bCs/>
        </w:rPr>
      </w:pPr>
      <w:r w:rsidRPr="00886CB5">
        <w:rPr>
          <w:b/>
          <w:bCs/>
        </w:rPr>
        <w:t>Who gets dry skin?</w:t>
      </w:r>
    </w:p>
    <w:p w14:paraId="17E5651D" w14:textId="77777777" w:rsidR="00886CB5" w:rsidRPr="00886CB5" w:rsidRDefault="00886CB5" w:rsidP="00886CB5">
      <w:r w:rsidRPr="00886CB5">
        <w:t>Both males and females of all ages can be affected. There is some racial variability in water and lipid content of the skin.</w:t>
      </w:r>
    </w:p>
    <w:p w14:paraId="5664C7A6" w14:textId="77777777" w:rsidR="00886CB5" w:rsidRPr="00886CB5" w:rsidRDefault="00886CB5" w:rsidP="00886CB5">
      <w:pPr>
        <w:numPr>
          <w:ilvl w:val="0"/>
          <w:numId w:val="1"/>
        </w:numPr>
      </w:pPr>
      <w:r w:rsidRPr="00886CB5">
        <w:t>Dry skin that starts in early childhood may be one of about 20 types of </w:t>
      </w:r>
      <w:hyperlink r:id="rId14" w:history="1">
        <w:r w:rsidRPr="00886CB5">
          <w:rPr>
            <w:rStyle w:val="Hyperlink"/>
          </w:rPr>
          <w:t>ichthyosis</w:t>
        </w:r>
      </w:hyperlink>
      <w:r w:rsidRPr="00886CB5">
        <w:t> (fish-scale skin). There is often a family history of dry skin.</w:t>
      </w:r>
    </w:p>
    <w:p w14:paraId="734C1B65" w14:textId="77777777" w:rsidR="00886CB5" w:rsidRPr="00886CB5" w:rsidRDefault="00886CB5" w:rsidP="00886CB5">
      <w:pPr>
        <w:numPr>
          <w:ilvl w:val="0"/>
          <w:numId w:val="1"/>
        </w:numPr>
      </w:pPr>
      <w:r w:rsidRPr="00886CB5">
        <w:t>Dryness is commonly seen in people with </w:t>
      </w:r>
      <w:hyperlink r:id="rId15" w:history="1">
        <w:r w:rsidRPr="00886CB5">
          <w:rPr>
            <w:rStyle w:val="Hyperlink"/>
          </w:rPr>
          <w:t>atopic dermatitis</w:t>
        </w:r>
      </w:hyperlink>
      <w:r w:rsidRPr="00886CB5">
        <w:t>.</w:t>
      </w:r>
    </w:p>
    <w:p w14:paraId="49C3E7B4" w14:textId="77777777" w:rsidR="00886CB5" w:rsidRPr="00886CB5" w:rsidRDefault="00886CB5" w:rsidP="00886CB5">
      <w:pPr>
        <w:numPr>
          <w:ilvl w:val="0"/>
          <w:numId w:val="1"/>
        </w:numPr>
      </w:pPr>
      <w:r w:rsidRPr="00886CB5">
        <w:t>Nearly everyone &gt; 60 years has dry skin.</w:t>
      </w:r>
    </w:p>
    <w:p w14:paraId="7B9CC186" w14:textId="77777777" w:rsidR="00886CB5" w:rsidRPr="00886CB5" w:rsidRDefault="00886CB5" w:rsidP="00886CB5">
      <w:r w:rsidRPr="00886CB5">
        <w:t>Dry skin that begins later may be seen in people with certain diseases and conditions, such as:</w:t>
      </w:r>
    </w:p>
    <w:p w14:paraId="47B9296A" w14:textId="77777777" w:rsidR="00886CB5" w:rsidRPr="00886CB5" w:rsidRDefault="00886CB5" w:rsidP="00886CB5">
      <w:pPr>
        <w:numPr>
          <w:ilvl w:val="0"/>
          <w:numId w:val="2"/>
        </w:numPr>
      </w:pPr>
      <w:hyperlink r:id="rId16" w:history="1">
        <w:r w:rsidRPr="00886CB5">
          <w:rPr>
            <w:rStyle w:val="Hyperlink"/>
          </w:rPr>
          <w:t>Postmenopausal females</w:t>
        </w:r>
      </w:hyperlink>
    </w:p>
    <w:p w14:paraId="2576AB8A" w14:textId="77777777" w:rsidR="00886CB5" w:rsidRPr="00886CB5" w:rsidRDefault="00886CB5" w:rsidP="00886CB5">
      <w:pPr>
        <w:numPr>
          <w:ilvl w:val="0"/>
          <w:numId w:val="2"/>
        </w:numPr>
      </w:pPr>
      <w:hyperlink r:id="rId17" w:history="1">
        <w:r w:rsidRPr="00886CB5">
          <w:rPr>
            <w:rStyle w:val="Hyperlink"/>
          </w:rPr>
          <w:t>Hypothyroidism</w:t>
        </w:r>
      </w:hyperlink>
    </w:p>
    <w:p w14:paraId="549F936A" w14:textId="77777777" w:rsidR="00886CB5" w:rsidRPr="00886CB5" w:rsidRDefault="00886CB5" w:rsidP="00886CB5">
      <w:pPr>
        <w:numPr>
          <w:ilvl w:val="0"/>
          <w:numId w:val="2"/>
        </w:numPr>
      </w:pPr>
      <w:r w:rsidRPr="00886CB5">
        <w:t>Chronic renal disease</w:t>
      </w:r>
    </w:p>
    <w:p w14:paraId="08E731E3" w14:textId="77777777" w:rsidR="00886CB5" w:rsidRPr="00886CB5" w:rsidRDefault="00886CB5" w:rsidP="00886CB5">
      <w:pPr>
        <w:numPr>
          <w:ilvl w:val="0"/>
          <w:numId w:val="2"/>
        </w:numPr>
      </w:pPr>
      <w:hyperlink r:id="rId18" w:history="1">
        <w:r w:rsidRPr="00886CB5">
          <w:rPr>
            <w:rStyle w:val="Hyperlink"/>
          </w:rPr>
          <w:t>Malnutrition</w:t>
        </w:r>
      </w:hyperlink>
      <w:r w:rsidRPr="00886CB5">
        <w:t> and weight loss</w:t>
      </w:r>
    </w:p>
    <w:p w14:paraId="287185EB" w14:textId="77777777" w:rsidR="00886CB5" w:rsidRPr="00886CB5" w:rsidRDefault="00886CB5" w:rsidP="00886CB5">
      <w:pPr>
        <w:numPr>
          <w:ilvl w:val="0"/>
          <w:numId w:val="2"/>
        </w:numPr>
      </w:pPr>
      <w:r w:rsidRPr="00886CB5">
        <w:t>Subclinical </w:t>
      </w:r>
      <w:hyperlink r:id="rId19" w:history="1">
        <w:r w:rsidRPr="00886CB5">
          <w:rPr>
            <w:rStyle w:val="Hyperlink"/>
          </w:rPr>
          <w:t>dermatitis</w:t>
        </w:r>
      </w:hyperlink>
    </w:p>
    <w:p w14:paraId="262B418B" w14:textId="77777777" w:rsidR="00886CB5" w:rsidRPr="00886CB5" w:rsidRDefault="00886CB5" w:rsidP="00886CB5">
      <w:pPr>
        <w:numPr>
          <w:ilvl w:val="0"/>
          <w:numId w:val="2"/>
        </w:numPr>
      </w:pPr>
      <w:r w:rsidRPr="00886CB5">
        <w:t>Treatment with certain drugs such as </w:t>
      </w:r>
      <w:hyperlink r:id="rId20" w:history="1">
        <w:r w:rsidRPr="00886CB5">
          <w:rPr>
            <w:rStyle w:val="Hyperlink"/>
          </w:rPr>
          <w:t>oral retinoids</w:t>
        </w:r>
      </w:hyperlink>
      <w:r w:rsidRPr="00886CB5">
        <w:t>, diuretics and </w:t>
      </w:r>
      <w:hyperlink r:id="rId21" w:history="1">
        <w:r w:rsidRPr="00886CB5">
          <w:rPr>
            <w:rStyle w:val="Hyperlink"/>
          </w:rPr>
          <w:t>epidermal growth factor receptor inhibitors</w:t>
        </w:r>
      </w:hyperlink>
      <w:r w:rsidRPr="00886CB5">
        <w:t>.</w:t>
      </w:r>
    </w:p>
    <w:p w14:paraId="647E3BAC" w14:textId="77777777" w:rsidR="00886CB5" w:rsidRPr="00886CB5" w:rsidRDefault="00886CB5" w:rsidP="00886CB5">
      <w:r w:rsidRPr="00886CB5">
        <w:t>People exposed to a dry environment may experience dry skin, for example:</w:t>
      </w:r>
    </w:p>
    <w:p w14:paraId="59C42EF1" w14:textId="77777777" w:rsidR="00886CB5" w:rsidRPr="00886CB5" w:rsidRDefault="00886CB5" w:rsidP="00886CB5">
      <w:pPr>
        <w:numPr>
          <w:ilvl w:val="0"/>
          <w:numId w:val="3"/>
        </w:numPr>
      </w:pPr>
      <w:r w:rsidRPr="00886CB5">
        <w:t>Low humidity: in desert climates or cool, windy conditions</w:t>
      </w:r>
    </w:p>
    <w:p w14:paraId="5649BE3F" w14:textId="77777777" w:rsidR="00886CB5" w:rsidRPr="00886CB5" w:rsidRDefault="00886CB5" w:rsidP="00886CB5">
      <w:pPr>
        <w:numPr>
          <w:ilvl w:val="0"/>
          <w:numId w:val="3"/>
        </w:numPr>
      </w:pPr>
      <w:r w:rsidRPr="00886CB5">
        <w:t>Excessive air conditioning</w:t>
      </w:r>
    </w:p>
    <w:p w14:paraId="661469E6" w14:textId="77777777" w:rsidR="00886CB5" w:rsidRPr="00886CB5" w:rsidRDefault="00886CB5" w:rsidP="00886CB5">
      <w:pPr>
        <w:numPr>
          <w:ilvl w:val="0"/>
          <w:numId w:val="3"/>
        </w:numPr>
      </w:pPr>
      <w:r w:rsidRPr="00886CB5">
        <w:t>Direct heat from a fire or fan heater</w:t>
      </w:r>
    </w:p>
    <w:p w14:paraId="382F95CA" w14:textId="77777777" w:rsidR="00886CB5" w:rsidRPr="00886CB5" w:rsidRDefault="00886CB5" w:rsidP="00886CB5">
      <w:pPr>
        <w:numPr>
          <w:ilvl w:val="0"/>
          <w:numId w:val="3"/>
        </w:numPr>
      </w:pPr>
      <w:r w:rsidRPr="00886CB5">
        <w:t>Excessive bathing</w:t>
      </w:r>
    </w:p>
    <w:p w14:paraId="14923C2E" w14:textId="77777777" w:rsidR="00886CB5" w:rsidRPr="00886CB5" w:rsidRDefault="00886CB5" w:rsidP="00886CB5">
      <w:pPr>
        <w:numPr>
          <w:ilvl w:val="0"/>
          <w:numId w:val="3"/>
        </w:numPr>
      </w:pPr>
      <w:r w:rsidRPr="00886CB5">
        <w:t>Contact with </w:t>
      </w:r>
      <w:hyperlink r:id="rId22" w:history="1">
        <w:r w:rsidRPr="00886CB5">
          <w:rPr>
            <w:rStyle w:val="Hyperlink"/>
          </w:rPr>
          <w:t>soap</w:t>
        </w:r>
      </w:hyperlink>
      <w:r w:rsidRPr="00886CB5">
        <w:t>, laundry detergents and solvents</w:t>
      </w:r>
    </w:p>
    <w:p w14:paraId="491B635D" w14:textId="77777777" w:rsidR="00886CB5" w:rsidRPr="00886CB5" w:rsidRDefault="00886CB5" w:rsidP="00886CB5">
      <w:pPr>
        <w:numPr>
          <w:ilvl w:val="0"/>
          <w:numId w:val="3"/>
        </w:numPr>
      </w:pPr>
      <w:r w:rsidRPr="00886CB5">
        <w:t>Inappropriate topical agents such as </w:t>
      </w:r>
      <w:hyperlink r:id="rId23" w:history="1">
        <w:r w:rsidRPr="00886CB5">
          <w:rPr>
            <w:rStyle w:val="Hyperlink"/>
          </w:rPr>
          <w:t>alcohol</w:t>
        </w:r>
      </w:hyperlink>
    </w:p>
    <w:p w14:paraId="3ABFB888" w14:textId="77777777" w:rsidR="00886CB5" w:rsidRPr="00886CB5" w:rsidRDefault="00886CB5" w:rsidP="00886CB5">
      <w:pPr>
        <w:numPr>
          <w:ilvl w:val="0"/>
          <w:numId w:val="3"/>
        </w:numPr>
      </w:pPr>
      <w:r w:rsidRPr="00886CB5">
        <w:t>Frictional irritation from rough clothing or abrasives.</w:t>
      </w:r>
    </w:p>
    <w:p w14:paraId="681719C3" w14:textId="77777777" w:rsidR="00886CB5" w:rsidRPr="00886CB5" w:rsidRDefault="00886CB5" w:rsidP="00886CB5">
      <w:pPr>
        <w:rPr>
          <w:b/>
          <w:bCs/>
        </w:rPr>
      </w:pPr>
      <w:r w:rsidRPr="00886CB5">
        <w:rPr>
          <w:b/>
          <w:bCs/>
        </w:rPr>
        <w:lastRenderedPageBreak/>
        <w:t>What causes dry skin?</w:t>
      </w:r>
    </w:p>
    <w:p w14:paraId="59443E4E" w14:textId="77777777" w:rsidR="00886CB5" w:rsidRPr="00886CB5" w:rsidRDefault="00886CB5" w:rsidP="00886CB5">
      <w:r w:rsidRPr="00886CB5">
        <w:t>Dry skin is due to abnormalities in the integrity of the </w:t>
      </w:r>
      <w:hyperlink r:id="rId24" w:history="1">
        <w:r w:rsidRPr="00886CB5">
          <w:rPr>
            <w:rStyle w:val="Hyperlink"/>
          </w:rPr>
          <w:t>barrier function</w:t>
        </w:r>
      </w:hyperlink>
      <w:r w:rsidRPr="00886CB5">
        <w:t> of the stratum corneum, which is made up of corneocytes.</w:t>
      </w:r>
    </w:p>
    <w:p w14:paraId="2A1728D4" w14:textId="77777777" w:rsidR="00886CB5" w:rsidRPr="00886CB5" w:rsidRDefault="00886CB5" w:rsidP="00886CB5">
      <w:pPr>
        <w:numPr>
          <w:ilvl w:val="0"/>
          <w:numId w:val="4"/>
        </w:numPr>
      </w:pPr>
      <w:r w:rsidRPr="00886CB5">
        <w:t>There is an overall reduction in the lipids in the stratum corneum.</w:t>
      </w:r>
    </w:p>
    <w:p w14:paraId="55861578" w14:textId="77777777" w:rsidR="00886CB5" w:rsidRPr="00886CB5" w:rsidRDefault="00886CB5" w:rsidP="00886CB5">
      <w:pPr>
        <w:numPr>
          <w:ilvl w:val="0"/>
          <w:numId w:val="4"/>
        </w:numPr>
      </w:pPr>
      <w:r w:rsidRPr="00886CB5">
        <w:t>The ratio of ceramides, cholesterol and free fatty acids may be normal or altered.</w:t>
      </w:r>
    </w:p>
    <w:p w14:paraId="13F28F3D" w14:textId="77777777" w:rsidR="00886CB5" w:rsidRPr="00886CB5" w:rsidRDefault="00886CB5" w:rsidP="00886CB5">
      <w:pPr>
        <w:numPr>
          <w:ilvl w:val="0"/>
          <w:numId w:val="4"/>
        </w:numPr>
      </w:pPr>
      <w:r w:rsidRPr="00886CB5">
        <w:t>There may be a reduction in the proliferation of keratinocytes.</w:t>
      </w:r>
    </w:p>
    <w:p w14:paraId="5B6DC730" w14:textId="77777777" w:rsidR="00886CB5" w:rsidRPr="00886CB5" w:rsidRDefault="00886CB5" w:rsidP="00886CB5">
      <w:pPr>
        <w:numPr>
          <w:ilvl w:val="0"/>
          <w:numId w:val="4"/>
        </w:numPr>
      </w:pPr>
      <w:r w:rsidRPr="00886CB5">
        <w:t>Keratinocyte subtypes change in affected skin with a decrease in keratins K1, K10 and increase in K5, K14.</w:t>
      </w:r>
    </w:p>
    <w:p w14:paraId="1D7F66D7" w14:textId="77777777" w:rsidR="00886CB5" w:rsidRPr="00886CB5" w:rsidRDefault="00886CB5" w:rsidP="00886CB5">
      <w:pPr>
        <w:numPr>
          <w:ilvl w:val="0"/>
          <w:numId w:val="4"/>
        </w:numPr>
      </w:pPr>
      <w:r w:rsidRPr="00886CB5">
        <w:t>Involucrin (a protein) may be expressed early, increasing cell stiffness.</w:t>
      </w:r>
    </w:p>
    <w:p w14:paraId="3B98F6E2" w14:textId="77777777" w:rsidR="00886CB5" w:rsidRPr="00886CB5" w:rsidRDefault="00886CB5" w:rsidP="00886CB5">
      <w:pPr>
        <w:numPr>
          <w:ilvl w:val="0"/>
          <w:numId w:val="4"/>
        </w:numPr>
      </w:pPr>
      <w:r w:rsidRPr="00886CB5">
        <w:t>The result is the retention of corneocytes and reduced water-holding capacity.</w:t>
      </w:r>
    </w:p>
    <w:p w14:paraId="76441F74" w14:textId="77777777" w:rsidR="00886CB5" w:rsidRPr="00886CB5" w:rsidRDefault="00886CB5" w:rsidP="00886CB5">
      <w:r w:rsidRPr="00886CB5">
        <w:t>The inherited forms of </w:t>
      </w:r>
      <w:hyperlink r:id="rId25" w:history="1">
        <w:r w:rsidRPr="00886CB5">
          <w:rPr>
            <w:rStyle w:val="Hyperlink"/>
          </w:rPr>
          <w:t>ichthyosis</w:t>
        </w:r>
      </w:hyperlink>
      <w:r w:rsidRPr="00886CB5">
        <w:t> are due to loss of function mutations in various genes (listed in parentheses below):</w:t>
      </w:r>
    </w:p>
    <w:p w14:paraId="2E779FCD" w14:textId="77777777" w:rsidR="00886CB5" w:rsidRPr="00886CB5" w:rsidRDefault="00886CB5" w:rsidP="00886CB5">
      <w:pPr>
        <w:numPr>
          <w:ilvl w:val="0"/>
          <w:numId w:val="5"/>
        </w:numPr>
      </w:pPr>
      <w:hyperlink r:id="rId26" w:history="1">
        <w:r w:rsidRPr="00886CB5">
          <w:rPr>
            <w:rStyle w:val="Hyperlink"/>
          </w:rPr>
          <w:t>Ichthyosis vulgaris</w:t>
        </w:r>
      </w:hyperlink>
      <w:r w:rsidRPr="00886CB5">
        <w:t> (FLG)</w:t>
      </w:r>
    </w:p>
    <w:p w14:paraId="3E3A3C49" w14:textId="77777777" w:rsidR="00886CB5" w:rsidRPr="00886CB5" w:rsidRDefault="00886CB5" w:rsidP="00886CB5">
      <w:pPr>
        <w:numPr>
          <w:ilvl w:val="0"/>
          <w:numId w:val="5"/>
        </w:numPr>
      </w:pPr>
      <w:hyperlink r:id="rId27" w:history="1">
        <w:r w:rsidRPr="00886CB5">
          <w:rPr>
            <w:rStyle w:val="Hyperlink"/>
          </w:rPr>
          <w:t>Recessive X-linked ichthyosis</w:t>
        </w:r>
      </w:hyperlink>
      <w:r w:rsidRPr="00886CB5">
        <w:t> (STS)</w:t>
      </w:r>
    </w:p>
    <w:p w14:paraId="5B279AEE" w14:textId="77777777" w:rsidR="00886CB5" w:rsidRPr="00886CB5" w:rsidRDefault="00886CB5" w:rsidP="00886CB5">
      <w:pPr>
        <w:numPr>
          <w:ilvl w:val="0"/>
          <w:numId w:val="5"/>
        </w:numPr>
      </w:pPr>
      <w:r w:rsidRPr="00886CB5">
        <w:t>Autosomal recessive congenital ichthyosis (ABCA12, TGM1, ALOXE3)</w:t>
      </w:r>
    </w:p>
    <w:p w14:paraId="196F7135" w14:textId="77777777" w:rsidR="00886CB5" w:rsidRPr="00886CB5" w:rsidRDefault="00886CB5" w:rsidP="00886CB5">
      <w:pPr>
        <w:numPr>
          <w:ilvl w:val="0"/>
          <w:numId w:val="5"/>
        </w:numPr>
      </w:pPr>
      <w:r w:rsidRPr="00886CB5">
        <w:t>Keratinopathic ichthyoses (KRT1, KRT10, KRT2).</w:t>
      </w:r>
    </w:p>
    <w:p w14:paraId="6356C270" w14:textId="77777777" w:rsidR="00886CB5" w:rsidRPr="00886CB5" w:rsidRDefault="00886CB5" w:rsidP="00886CB5">
      <w:r w:rsidRPr="00886CB5">
        <w:t>Acquired ichthyosis may be due to:</w:t>
      </w:r>
    </w:p>
    <w:p w14:paraId="126E27C5" w14:textId="77777777" w:rsidR="00886CB5" w:rsidRPr="00886CB5" w:rsidRDefault="00886CB5" w:rsidP="00886CB5">
      <w:pPr>
        <w:numPr>
          <w:ilvl w:val="0"/>
          <w:numId w:val="6"/>
        </w:numPr>
      </w:pPr>
      <w:r w:rsidRPr="00886CB5">
        <w:t>Metabolic factors: </w:t>
      </w:r>
      <w:hyperlink r:id="rId28" w:history="1">
        <w:r w:rsidRPr="00886CB5">
          <w:rPr>
            <w:rStyle w:val="Hyperlink"/>
          </w:rPr>
          <w:t>thyroid</w:t>
        </w:r>
      </w:hyperlink>
      <w:r w:rsidRPr="00886CB5">
        <w:t> deficiency</w:t>
      </w:r>
    </w:p>
    <w:p w14:paraId="26F86551" w14:textId="77777777" w:rsidR="00886CB5" w:rsidRPr="00886CB5" w:rsidRDefault="00886CB5" w:rsidP="00886CB5">
      <w:pPr>
        <w:numPr>
          <w:ilvl w:val="0"/>
          <w:numId w:val="6"/>
        </w:numPr>
      </w:pPr>
      <w:r w:rsidRPr="00886CB5">
        <w:t>Illness: lymphoma, internal malignancy, </w:t>
      </w:r>
      <w:hyperlink r:id="rId29" w:history="1">
        <w:r w:rsidRPr="00886CB5">
          <w:rPr>
            <w:rStyle w:val="Hyperlink"/>
          </w:rPr>
          <w:t>sarcoidosis</w:t>
        </w:r>
      </w:hyperlink>
      <w:r w:rsidRPr="00886CB5">
        <w:t>, </w:t>
      </w:r>
      <w:hyperlink r:id="rId30" w:history="1">
        <w:r w:rsidRPr="00886CB5">
          <w:rPr>
            <w:rStyle w:val="Hyperlink"/>
          </w:rPr>
          <w:t>HIV infection</w:t>
        </w:r>
      </w:hyperlink>
    </w:p>
    <w:p w14:paraId="2253A979" w14:textId="77777777" w:rsidR="00886CB5" w:rsidRPr="00886CB5" w:rsidRDefault="00886CB5" w:rsidP="00886CB5">
      <w:pPr>
        <w:numPr>
          <w:ilvl w:val="0"/>
          <w:numId w:val="6"/>
        </w:numPr>
      </w:pPr>
      <w:r w:rsidRPr="00886CB5">
        <w:t>Drugs: nicotinic acid, </w:t>
      </w:r>
      <w:hyperlink r:id="rId31" w:history="1">
        <w:r w:rsidRPr="00886CB5">
          <w:rPr>
            <w:rStyle w:val="Hyperlink"/>
          </w:rPr>
          <w:t>kava</w:t>
        </w:r>
      </w:hyperlink>
      <w:r w:rsidRPr="00886CB5">
        <w:t>, protein kinase inhibitors (eg </w:t>
      </w:r>
      <w:hyperlink r:id="rId32" w:history="1">
        <w:r w:rsidRPr="00886CB5">
          <w:rPr>
            <w:rStyle w:val="Hyperlink"/>
          </w:rPr>
          <w:t>EGFR inhibitors</w:t>
        </w:r>
      </w:hyperlink>
      <w:r w:rsidRPr="00886CB5">
        <w:t>), </w:t>
      </w:r>
      <w:hyperlink r:id="rId33" w:history="1">
        <w:r w:rsidRPr="00886CB5">
          <w:rPr>
            <w:rStyle w:val="Hyperlink"/>
          </w:rPr>
          <w:t>hydroxyurea</w:t>
        </w:r>
      </w:hyperlink>
      <w:r w:rsidRPr="00886CB5">
        <w:t>.</w:t>
      </w:r>
    </w:p>
    <w:p w14:paraId="7E9940A6" w14:textId="77777777" w:rsidR="00886CB5" w:rsidRPr="00886CB5" w:rsidRDefault="00886CB5" w:rsidP="00886CB5">
      <w:pPr>
        <w:rPr>
          <w:b/>
          <w:bCs/>
        </w:rPr>
      </w:pPr>
      <w:r w:rsidRPr="00886CB5">
        <w:rPr>
          <w:b/>
          <w:bCs/>
        </w:rPr>
        <w:t>What are the clinical features of dry skin?</w:t>
      </w:r>
    </w:p>
    <w:p w14:paraId="58521B43" w14:textId="77777777" w:rsidR="00886CB5" w:rsidRPr="00886CB5" w:rsidRDefault="00886CB5" w:rsidP="00886CB5">
      <w:r w:rsidRPr="00886CB5">
        <w:t>Dry skin has a dull surface with a rough, scaly quality. The skin is less pliable and cracked. When dryness is severe, the skin may become inflamed and fissured.</w:t>
      </w:r>
    </w:p>
    <w:p w14:paraId="60ECB606" w14:textId="77777777" w:rsidR="00886CB5" w:rsidRPr="00886CB5" w:rsidRDefault="00886CB5" w:rsidP="00886CB5">
      <w:r w:rsidRPr="00886CB5">
        <w:t>Although any site can be dry, affected skin tends to involve the shins more than any other site.</w:t>
      </w:r>
    </w:p>
    <w:p w14:paraId="740FF877" w14:textId="77777777" w:rsidR="00886CB5" w:rsidRPr="00886CB5" w:rsidRDefault="00886CB5" w:rsidP="00886CB5">
      <w:r w:rsidRPr="00886CB5">
        <w:t>The clinical features of </w:t>
      </w:r>
      <w:hyperlink r:id="rId34" w:history="1">
        <w:r w:rsidRPr="00886CB5">
          <w:rPr>
            <w:rStyle w:val="Hyperlink"/>
          </w:rPr>
          <w:t>ichthyosis</w:t>
        </w:r>
      </w:hyperlink>
      <w:r w:rsidRPr="00886CB5">
        <w:t> depend on the specific type of ichthyosis.</w:t>
      </w:r>
    </w:p>
    <w:p w14:paraId="23BBE9D7" w14:textId="77777777" w:rsidR="00886CB5" w:rsidRPr="00886CB5" w:rsidRDefault="00886CB5" w:rsidP="00886CB5">
      <w:hyperlink r:id="rId35" w:history="1">
        <w:r w:rsidRPr="00886CB5">
          <w:rPr>
            <w:rStyle w:val="Hyperlink"/>
          </w:rPr>
          <w:t>See more images of dry skin</w:t>
        </w:r>
      </w:hyperlink>
    </w:p>
    <w:p w14:paraId="7B069346" w14:textId="77777777" w:rsidR="00886CB5" w:rsidRPr="00886CB5" w:rsidRDefault="00886CB5" w:rsidP="00886CB5">
      <w:pPr>
        <w:rPr>
          <w:b/>
          <w:bCs/>
        </w:rPr>
      </w:pPr>
      <w:r w:rsidRPr="00886CB5">
        <w:rPr>
          <w:b/>
          <w:bCs/>
        </w:rPr>
        <w:t>Complications of dry skin</w:t>
      </w:r>
    </w:p>
    <w:p w14:paraId="464CF125" w14:textId="77777777" w:rsidR="00886CB5" w:rsidRPr="00886CB5" w:rsidRDefault="00886CB5" w:rsidP="00886CB5">
      <w:r w:rsidRPr="00886CB5">
        <w:t>Dry areas of skin may become itchy, indicating a form of </w:t>
      </w:r>
      <w:hyperlink r:id="rId36" w:history="1">
        <w:r w:rsidRPr="00886CB5">
          <w:rPr>
            <w:rStyle w:val="Hyperlink"/>
          </w:rPr>
          <w:t>eczema/dermatitis</w:t>
        </w:r>
      </w:hyperlink>
      <w:r w:rsidRPr="00886CB5">
        <w:t> has developed, such as:</w:t>
      </w:r>
    </w:p>
    <w:p w14:paraId="10CBF714" w14:textId="77777777" w:rsidR="00886CB5" w:rsidRPr="00886CB5" w:rsidRDefault="00886CB5" w:rsidP="00886CB5">
      <w:pPr>
        <w:numPr>
          <w:ilvl w:val="0"/>
          <w:numId w:val="7"/>
        </w:numPr>
      </w:pPr>
      <w:hyperlink r:id="rId37" w:history="1">
        <w:r w:rsidRPr="00886CB5">
          <w:rPr>
            <w:rStyle w:val="Hyperlink"/>
          </w:rPr>
          <w:t>Atopic eczema</w:t>
        </w:r>
      </w:hyperlink>
      <w:r w:rsidRPr="00886CB5">
        <w:t> — especially in people with </w:t>
      </w:r>
      <w:hyperlink r:id="rId38" w:history="1">
        <w:r w:rsidRPr="00886CB5">
          <w:rPr>
            <w:rStyle w:val="Hyperlink"/>
          </w:rPr>
          <w:t>ichthyosis vulgaris</w:t>
        </w:r>
      </w:hyperlink>
    </w:p>
    <w:p w14:paraId="7BD27D8C" w14:textId="77777777" w:rsidR="00886CB5" w:rsidRPr="00886CB5" w:rsidRDefault="00886CB5" w:rsidP="00886CB5">
      <w:pPr>
        <w:numPr>
          <w:ilvl w:val="0"/>
          <w:numId w:val="7"/>
        </w:numPr>
      </w:pPr>
      <w:hyperlink r:id="rId39" w:history="1">
        <w:r w:rsidRPr="00886CB5">
          <w:rPr>
            <w:rStyle w:val="Hyperlink"/>
          </w:rPr>
          <w:t>Eczema craquelé</w:t>
        </w:r>
      </w:hyperlink>
      <w:r w:rsidRPr="00886CB5">
        <w:t> — especially in older people. Also called asteatotic eczema</w:t>
      </w:r>
    </w:p>
    <w:p w14:paraId="55276868" w14:textId="77777777" w:rsidR="00886CB5" w:rsidRPr="00886CB5" w:rsidRDefault="00886CB5" w:rsidP="00886CB5">
      <w:pPr>
        <w:numPr>
          <w:ilvl w:val="0"/>
          <w:numId w:val="7"/>
        </w:numPr>
      </w:pPr>
      <w:r w:rsidRPr="00886CB5">
        <w:t>A dry form of </w:t>
      </w:r>
      <w:hyperlink r:id="rId40" w:history="1">
        <w:r w:rsidRPr="00886CB5">
          <w:rPr>
            <w:rStyle w:val="Hyperlink"/>
          </w:rPr>
          <w:t>nummular dermatitis/discoid eczema</w:t>
        </w:r>
      </w:hyperlink>
      <w:r w:rsidRPr="00886CB5">
        <w:t> — especially in people that wash their skin excessively.</w:t>
      </w:r>
    </w:p>
    <w:p w14:paraId="63DD440E" w14:textId="77777777" w:rsidR="00886CB5" w:rsidRPr="00886CB5" w:rsidRDefault="00886CB5" w:rsidP="00886CB5">
      <w:r w:rsidRPr="00886CB5">
        <w:lastRenderedPageBreak/>
        <w:t>When the skin of an older person is dry and itchy without a visible rash, it is sometimes called </w:t>
      </w:r>
      <w:hyperlink r:id="rId41" w:history="1">
        <w:r w:rsidRPr="00886CB5">
          <w:rPr>
            <w:rStyle w:val="Hyperlink"/>
          </w:rPr>
          <w:t>winter itch</w:t>
        </w:r>
      </w:hyperlink>
      <w:r w:rsidRPr="00886CB5">
        <w:t>, 7th age itch, senile pruritus or chronic pruritus of the elderly.</w:t>
      </w:r>
    </w:p>
    <w:p w14:paraId="3A88CAF7" w14:textId="77777777" w:rsidR="00886CB5" w:rsidRPr="00886CB5" w:rsidRDefault="00886CB5" w:rsidP="00886CB5">
      <w:r w:rsidRPr="00886CB5">
        <w:t>Other complications may include:</w:t>
      </w:r>
    </w:p>
    <w:p w14:paraId="2CDF4591" w14:textId="77777777" w:rsidR="00886CB5" w:rsidRPr="00886CB5" w:rsidRDefault="00886CB5" w:rsidP="00886CB5">
      <w:pPr>
        <w:numPr>
          <w:ilvl w:val="0"/>
          <w:numId w:val="8"/>
        </w:numPr>
      </w:pPr>
      <w:r w:rsidRPr="00886CB5">
        <w:t>Flaky skin or itchy skin (</w:t>
      </w:r>
      <w:hyperlink r:id="rId42" w:history="1">
        <w:r w:rsidRPr="00886CB5">
          <w:rPr>
            <w:rStyle w:val="Hyperlink"/>
          </w:rPr>
          <w:t>pruritus</w:t>
        </w:r>
      </w:hyperlink>
      <w:r w:rsidRPr="00886CB5">
        <w:t>)</w:t>
      </w:r>
    </w:p>
    <w:p w14:paraId="0C7C8B5E" w14:textId="77777777" w:rsidR="00886CB5" w:rsidRPr="00886CB5" w:rsidRDefault="00886CB5" w:rsidP="00886CB5">
      <w:pPr>
        <w:numPr>
          <w:ilvl w:val="0"/>
          <w:numId w:val="8"/>
        </w:numPr>
      </w:pPr>
      <w:hyperlink r:id="rId43" w:history="1">
        <w:r w:rsidRPr="00886CB5">
          <w:rPr>
            <w:rStyle w:val="Hyperlink"/>
          </w:rPr>
          <w:t>Skin infection</w:t>
        </w:r>
      </w:hyperlink>
      <w:r w:rsidRPr="00886CB5">
        <w:t> when bacteria or viruses penetrate a break in the skin surface</w:t>
      </w:r>
    </w:p>
    <w:p w14:paraId="20FB57C3" w14:textId="77777777" w:rsidR="00886CB5" w:rsidRPr="00886CB5" w:rsidRDefault="00886CB5" w:rsidP="00886CB5">
      <w:pPr>
        <w:numPr>
          <w:ilvl w:val="0"/>
          <w:numId w:val="8"/>
        </w:numPr>
      </w:pPr>
      <w:r w:rsidRPr="00886CB5">
        <w:t>Overheating, especially in some forms of </w:t>
      </w:r>
      <w:hyperlink r:id="rId44" w:history="1">
        <w:r w:rsidRPr="00886CB5">
          <w:rPr>
            <w:rStyle w:val="Hyperlink"/>
          </w:rPr>
          <w:t>ichthyosis</w:t>
        </w:r>
      </w:hyperlink>
    </w:p>
    <w:p w14:paraId="656299AC" w14:textId="77777777" w:rsidR="00886CB5" w:rsidRPr="00886CB5" w:rsidRDefault="00886CB5" w:rsidP="00886CB5">
      <w:pPr>
        <w:numPr>
          <w:ilvl w:val="0"/>
          <w:numId w:val="8"/>
        </w:numPr>
      </w:pPr>
      <w:hyperlink r:id="rId45" w:history="1">
        <w:r w:rsidRPr="00886CB5">
          <w:rPr>
            <w:rStyle w:val="Hyperlink"/>
          </w:rPr>
          <w:t>Food allergy</w:t>
        </w:r>
      </w:hyperlink>
      <w:r w:rsidRPr="00886CB5">
        <w:t>, eg, to peanuts, has been associated with filaggrin mutations</w:t>
      </w:r>
    </w:p>
    <w:p w14:paraId="12AE406A" w14:textId="77777777" w:rsidR="00886CB5" w:rsidRPr="00886CB5" w:rsidRDefault="00886CB5" w:rsidP="00886CB5">
      <w:pPr>
        <w:numPr>
          <w:ilvl w:val="0"/>
          <w:numId w:val="8"/>
        </w:numPr>
      </w:pPr>
      <w:hyperlink r:id="rId46" w:history="1">
        <w:r w:rsidRPr="00886CB5">
          <w:rPr>
            <w:rStyle w:val="Hyperlink"/>
          </w:rPr>
          <w:t>Contact allergy</w:t>
        </w:r>
      </w:hyperlink>
      <w:r w:rsidRPr="00886CB5">
        <w:t>, eg, to </w:t>
      </w:r>
      <w:hyperlink r:id="rId47" w:history="1">
        <w:r w:rsidRPr="00886CB5">
          <w:rPr>
            <w:rStyle w:val="Hyperlink"/>
          </w:rPr>
          <w:t>nickel</w:t>
        </w:r>
      </w:hyperlink>
      <w:r w:rsidRPr="00886CB5">
        <w:t>, has also been correlated with </w:t>
      </w:r>
      <w:hyperlink r:id="rId48" w:history="1">
        <w:r w:rsidRPr="00886CB5">
          <w:rPr>
            <w:rStyle w:val="Hyperlink"/>
          </w:rPr>
          <w:t>barrier function</w:t>
        </w:r>
      </w:hyperlink>
      <w:r w:rsidRPr="00886CB5">
        <w:t> defects.</w:t>
      </w:r>
    </w:p>
    <w:p w14:paraId="41E9EFAF" w14:textId="77777777" w:rsidR="00886CB5" w:rsidRPr="00886CB5" w:rsidRDefault="00886CB5" w:rsidP="00886CB5">
      <w:pPr>
        <w:rPr>
          <w:b/>
          <w:bCs/>
        </w:rPr>
      </w:pPr>
      <w:r w:rsidRPr="00886CB5">
        <w:rPr>
          <w:b/>
          <w:bCs/>
        </w:rPr>
        <w:t>How is the type of dry skin diagnosed?</w:t>
      </w:r>
    </w:p>
    <w:p w14:paraId="469CE9DC" w14:textId="77777777" w:rsidR="00886CB5" w:rsidRPr="00886CB5" w:rsidRDefault="00886CB5" w:rsidP="00886CB5">
      <w:r w:rsidRPr="00886CB5">
        <w:t>The type of dry skin is diagnosed by careful history and examination.</w:t>
      </w:r>
    </w:p>
    <w:p w14:paraId="0CC47C3C" w14:textId="77777777" w:rsidR="00886CB5" w:rsidRPr="00886CB5" w:rsidRDefault="00886CB5" w:rsidP="00886CB5">
      <w:r w:rsidRPr="00886CB5">
        <w:t>In children:</w:t>
      </w:r>
    </w:p>
    <w:p w14:paraId="68DEBF12" w14:textId="77777777" w:rsidR="00886CB5" w:rsidRPr="00886CB5" w:rsidRDefault="00886CB5" w:rsidP="00886CB5">
      <w:pPr>
        <w:numPr>
          <w:ilvl w:val="0"/>
          <w:numId w:val="9"/>
        </w:numPr>
      </w:pPr>
      <w:r w:rsidRPr="00886CB5">
        <w:t>Family history</w:t>
      </w:r>
    </w:p>
    <w:p w14:paraId="4454F4FF" w14:textId="77777777" w:rsidR="00886CB5" w:rsidRPr="00886CB5" w:rsidRDefault="00886CB5" w:rsidP="00886CB5">
      <w:pPr>
        <w:numPr>
          <w:ilvl w:val="0"/>
          <w:numId w:val="9"/>
        </w:numPr>
      </w:pPr>
      <w:r w:rsidRPr="00886CB5">
        <w:t>Age of onset</w:t>
      </w:r>
    </w:p>
    <w:p w14:paraId="0A47C437" w14:textId="77777777" w:rsidR="00886CB5" w:rsidRPr="00886CB5" w:rsidRDefault="00886CB5" w:rsidP="00886CB5">
      <w:pPr>
        <w:numPr>
          <w:ilvl w:val="0"/>
          <w:numId w:val="9"/>
        </w:numPr>
      </w:pPr>
      <w:r w:rsidRPr="00886CB5">
        <w:t>Appearance at birth, if known</w:t>
      </w:r>
    </w:p>
    <w:p w14:paraId="7E3F22D5" w14:textId="77777777" w:rsidR="00886CB5" w:rsidRPr="00886CB5" w:rsidRDefault="00886CB5" w:rsidP="00886CB5">
      <w:pPr>
        <w:numPr>
          <w:ilvl w:val="0"/>
          <w:numId w:val="9"/>
        </w:numPr>
      </w:pPr>
      <w:r w:rsidRPr="00886CB5">
        <w:t>Distribution of dry skin</w:t>
      </w:r>
    </w:p>
    <w:p w14:paraId="57282FB3" w14:textId="77777777" w:rsidR="00886CB5" w:rsidRPr="00886CB5" w:rsidRDefault="00886CB5" w:rsidP="00886CB5">
      <w:pPr>
        <w:numPr>
          <w:ilvl w:val="0"/>
          <w:numId w:val="9"/>
        </w:numPr>
      </w:pPr>
      <w:r w:rsidRPr="00886CB5">
        <w:t>Other features, eg eczema, abnormal nails, hair, dentition, sight, hearing.</w:t>
      </w:r>
    </w:p>
    <w:p w14:paraId="3BBADCA4" w14:textId="77777777" w:rsidR="00886CB5" w:rsidRPr="00886CB5" w:rsidRDefault="00886CB5" w:rsidP="00886CB5">
      <w:r w:rsidRPr="00886CB5">
        <w:t>In adults:</w:t>
      </w:r>
    </w:p>
    <w:p w14:paraId="0AAF47AA" w14:textId="77777777" w:rsidR="00886CB5" w:rsidRPr="00886CB5" w:rsidRDefault="00886CB5" w:rsidP="00886CB5">
      <w:pPr>
        <w:numPr>
          <w:ilvl w:val="0"/>
          <w:numId w:val="10"/>
        </w:numPr>
      </w:pPr>
      <w:r w:rsidRPr="00886CB5">
        <w:t>Medical history</w:t>
      </w:r>
    </w:p>
    <w:p w14:paraId="015CEE33" w14:textId="77777777" w:rsidR="00886CB5" w:rsidRPr="00886CB5" w:rsidRDefault="00886CB5" w:rsidP="00886CB5">
      <w:pPr>
        <w:numPr>
          <w:ilvl w:val="0"/>
          <w:numId w:val="10"/>
        </w:numPr>
      </w:pPr>
      <w:r w:rsidRPr="00886CB5">
        <w:t>Medications and topical preparations</w:t>
      </w:r>
    </w:p>
    <w:p w14:paraId="652AB8CC" w14:textId="77777777" w:rsidR="00886CB5" w:rsidRPr="00886CB5" w:rsidRDefault="00886CB5" w:rsidP="00886CB5">
      <w:pPr>
        <w:numPr>
          <w:ilvl w:val="0"/>
          <w:numId w:val="10"/>
        </w:numPr>
      </w:pPr>
      <w:r w:rsidRPr="00886CB5">
        <w:t>Bathing frequency and use of soap</w:t>
      </w:r>
    </w:p>
    <w:p w14:paraId="330052A3" w14:textId="77777777" w:rsidR="00886CB5" w:rsidRPr="00886CB5" w:rsidRDefault="00886CB5" w:rsidP="00886CB5">
      <w:pPr>
        <w:numPr>
          <w:ilvl w:val="0"/>
          <w:numId w:val="10"/>
        </w:numPr>
      </w:pPr>
      <w:r w:rsidRPr="00886CB5">
        <w:t>Evaluation of environmental factors that may contribute to dry skin.</w:t>
      </w:r>
    </w:p>
    <w:p w14:paraId="2E6F0511" w14:textId="77777777" w:rsidR="00886CB5" w:rsidRPr="00886CB5" w:rsidRDefault="00886CB5" w:rsidP="00886CB5">
      <w:r w:rsidRPr="00886CB5">
        <w:t>Sometimes a </w:t>
      </w:r>
      <w:hyperlink r:id="rId49" w:history="1">
        <w:r w:rsidRPr="00886CB5">
          <w:rPr>
            <w:rStyle w:val="Hyperlink"/>
          </w:rPr>
          <w:t>skin biopsy</w:t>
        </w:r>
      </w:hyperlink>
      <w:r w:rsidRPr="00886CB5">
        <w:t> may be requested. There may be additional tests requested to diagnose some types of </w:t>
      </w:r>
      <w:hyperlink r:id="rId50" w:history="1">
        <w:r w:rsidRPr="00886CB5">
          <w:rPr>
            <w:rStyle w:val="Hyperlink"/>
          </w:rPr>
          <w:t>ichthyosis</w:t>
        </w:r>
      </w:hyperlink>
      <w:r w:rsidRPr="00886CB5">
        <w:t>.</w:t>
      </w:r>
    </w:p>
    <w:p w14:paraId="74222C72" w14:textId="77777777" w:rsidR="00886CB5" w:rsidRPr="00886CB5" w:rsidRDefault="00886CB5" w:rsidP="00886CB5">
      <w:pPr>
        <w:rPr>
          <w:b/>
          <w:bCs/>
        </w:rPr>
      </w:pPr>
      <w:r w:rsidRPr="00886CB5">
        <w:rPr>
          <w:b/>
          <w:bCs/>
        </w:rPr>
        <w:t>What is the treatment for dry skin?</w:t>
      </w:r>
    </w:p>
    <w:p w14:paraId="5E10185C" w14:textId="77777777" w:rsidR="00886CB5" w:rsidRPr="00886CB5" w:rsidRDefault="00886CB5" w:rsidP="00886CB5">
      <w:r w:rsidRPr="00886CB5">
        <w:t>The mainstay of treatment of dry skin and </w:t>
      </w:r>
      <w:hyperlink r:id="rId51" w:history="1">
        <w:r w:rsidRPr="00886CB5">
          <w:rPr>
            <w:rStyle w:val="Hyperlink"/>
          </w:rPr>
          <w:t>ichthyosis</w:t>
        </w:r>
      </w:hyperlink>
      <w:r w:rsidRPr="00886CB5">
        <w:t> is </w:t>
      </w:r>
      <w:hyperlink r:id="rId52" w:history="1">
        <w:r w:rsidRPr="00886CB5">
          <w:rPr>
            <w:rStyle w:val="Hyperlink"/>
          </w:rPr>
          <w:t>moisturisers/emollients</w:t>
        </w:r>
      </w:hyperlink>
      <w:r w:rsidRPr="00886CB5">
        <w:t>. They should be applied liberally and often enough to:</w:t>
      </w:r>
    </w:p>
    <w:p w14:paraId="2A836082" w14:textId="77777777" w:rsidR="00886CB5" w:rsidRPr="00886CB5" w:rsidRDefault="00886CB5" w:rsidP="00886CB5">
      <w:pPr>
        <w:numPr>
          <w:ilvl w:val="0"/>
          <w:numId w:val="11"/>
        </w:numPr>
      </w:pPr>
      <w:r w:rsidRPr="00886CB5">
        <w:t>Reduce </w:t>
      </w:r>
      <w:hyperlink r:id="rId53" w:history="1">
        <w:r w:rsidRPr="00886CB5">
          <w:rPr>
            <w:rStyle w:val="Hyperlink"/>
          </w:rPr>
          <w:t>itch</w:t>
        </w:r>
      </w:hyperlink>
    </w:p>
    <w:p w14:paraId="0D1A21F6" w14:textId="77777777" w:rsidR="00886CB5" w:rsidRPr="00886CB5" w:rsidRDefault="00886CB5" w:rsidP="00886CB5">
      <w:pPr>
        <w:numPr>
          <w:ilvl w:val="0"/>
          <w:numId w:val="11"/>
        </w:numPr>
      </w:pPr>
      <w:r w:rsidRPr="00886CB5">
        <w:t>Improve the </w:t>
      </w:r>
      <w:hyperlink r:id="rId54" w:history="1">
        <w:r w:rsidRPr="00886CB5">
          <w:rPr>
            <w:rStyle w:val="Hyperlink"/>
          </w:rPr>
          <w:t>barrier function</w:t>
        </w:r>
      </w:hyperlink>
    </w:p>
    <w:p w14:paraId="3E959FD3" w14:textId="77777777" w:rsidR="00886CB5" w:rsidRPr="00886CB5" w:rsidRDefault="00886CB5" w:rsidP="00886CB5">
      <w:pPr>
        <w:numPr>
          <w:ilvl w:val="0"/>
          <w:numId w:val="11"/>
        </w:numPr>
      </w:pPr>
      <w:r w:rsidRPr="00886CB5">
        <w:t>Prevent entry of irritants, bacteria</w:t>
      </w:r>
    </w:p>
    <w:p w14:paraId="0D214A1B" w14:textId="77777777" w:rsidR="00886CB5" w:rsidRPr="00886CB5" w:rsidRDefault="00886CB5" w:rsidP="00886CB5">
      <w:pPr>
        <w:numPr>
          <w:ilvl w:val="0"/>
          <w:numId w:val="11"/>
        </w:numPr>
      </w:pPr>
      <w:r w:rsidRPr="00886CB5">
        <w:t>Reduce transepidermal water loss.</w:t>
      </w:r>
    </w:p>
    <w:p w14:paraId="5124A93A" w14:textId="77777777" w:rsidR="00886CB5" w:rsidRPr="00886CB5" w:rsidRDefault="00886CB5" w:rsidP="00886CB5">
      <w:r w:rsidRPr="00886CB5">
        <w:t>When considering which emollient is most suitable, consider:</w:t>
      </w:r>
    </w:p>
    <w:p w14:paraId="067CF17D" w14:textId="77777777" w:rsidR="00886CB5" w:rsidRPr="00886CB5" w:rsidRDefault="00886CB5" w:rsidP="00886CB5">
      <w:pPr>
        <w:numPr>
          <w:ilvl w:val="0"/>
          <w:numId w:val="12"/>
        </w:numPr>
      </w:pPr>
      <w:r w:rsidRPr="00886CB5">
        <w:t>Severity of the dryness</w:t>
      </w:r>
    </w:p>
    <w:p w14:paraId="0248EC9B" w14:textId="77777777" w:rsidR="00886CB5" w:rsidRPr="00886CB5" w:rsidRDefault="00886CB5" w:rsidP="00886CB5">
      <w:pPr>
        <w:numPr>
          <w:ilvl w:val="0"/>
          <w:numId w:val="12"/>
        </w:numPr>
      </w:pPr>
      <w:r w:rsidRPr="00886CB5">
        <w:lastRenderedPageBreak/>
        <w:t>Tolerance</w:t>
      </w:r>
    </w:p>
    <w:p w14:paraId="42A99F85" w14:textId="77777777" w:rsidR="00886CB5" w:rsidRPr="00886CB5" w:rsidRDefault="00886CB5" w:rsidP="00886CB5">
      <w:pPr>
        <w:numPr>
          <w:ilvl w:val="0"/>
          <w:numId w:val="12"/>
        </w:numPr>
      </w:pPr>
      <w:r w:rsidRPr="00886CB5">
        <w:t>Personal preference</w:t>
      </w:r>
    </w:p>
    <w:p w14:paraId="0059876A" w14:textId="77777777" w:rsidR="00886CB5" w:rsidRPr="00886CB5" w:rsidRDefault="00886CB5" w:rsidP="00886CB5">
      <w:pPr>
        <w:numPr>
          <w:ilvl w:val="0"/>
          <w:numId w:val="12"/>
        </w:numPr>
      </w:pPr>
      <w:r w:rsidRPr="00886CB5">
        <w:t>Cost and availability.</w:t>
      </w:r>
    </w:p>
    <w:p w14:paraId="05ACACAD" w14:textId="77777777" w:rsidR="00886CB5" w:rsidRPr="00886CB5" w:rsidRDefault="00886CB5" w:rsidP="00886CB5">
      <w:r w:rsidRPr="00886CB5">
        <w:t>Emollients generally work best if applied to damp skin, if pH is below 7 (acidic), and if containing humectants such as urea or propylene glycol.</w:t>
      </w:r>
    </w:p>
    <w:p w14:paraId="4C69210B" w14:textId="77777777" w:rsidR="00886CB5" w:rsidRPr="00886CB5" w:rsidRDefault="00886CB5" w:rsidP="00886CB5">
      <w:r w:rsidRPr="00886CB5">
        <w:t>Additional treatments include:</w:t>
      </w:r>
    </w:p>
    <w:p w14:paraId="7825940C" w14:textId="77777777" w:rsidR="00886CB5" w:rsidRPr="00886CB5" w:rsidRDefault="00886CB5" w:rsidP="00886CB5">
      <w:pPr>
        <w:numPr>
          <w:ilvl w:val="0"/>
          <w:numId w:val="13"/>
        </w:numPr>
      </w:pPr>
      <w:hyperlink r:id="rId55" w:history="1">
        <w:r w:rsidRPr="00886CB5">
          <w:rPr>
            <w:rStyle w:val="Hyperlink"/>
          </w:rPr>
          <w:t>Topical steroid</w:t>
        </w:r>
      </w:hyperlink>
      <w:r w:rsidRPr="00886CB5">
        <w:t> if itchy or there is dermatitis — choose an emollient base</w:t>
      </w:r>
    </w:p>
    <w:p w14:paraId="54AD7D61" w14:textId="77777777" w:rsidR="00886CB5" w:rsidRPr="00886CB5" w:rsidRDefault="00886CB5" w:rsidP="00886CB5">
      <w:pPr>
        <w:numPr>
          <w:ilvl w:val="0"/>
          <w:numId w:val="13"/>
        </w:numPr>
      </w:pPr>
      <w:r w:rsidRPr="00886CB5">
        <w:t>Topical </w:t>
      </w:r>
      <w:hyperlink r:id="rId56" w:history="1">
        <w:r w:rsidRPr="00886CB5">
          <w:rPr>
            <w:rStyle w:val="Hyperlink"/>
          </w:rPr>
          <w:t>calcineurin inhibitors</w:t>
        </w:r>
      </w:hyperlink>
      <w:r w:rsidRPr="00886CB5">
        <w:t> if topical steroids are unsuitable.</w:t>
      </w:r>
    </w:p>
    <w:p w14:paraId="1EAFD72B" w14:textId="77777777" w:rsidR="00886CB5" w:rsidRPr="00886CB5" w:rsidRDefault="00886CB5" w:rsidP="00886CB5">
      <w:pPr>
        <w:rPr>
          <w:b/>
          <w:bCs/>
        </w:rPr>
      </w:pPr>
      <w:r w:rsidRPr="00886CB5">
        <w:rPr>
          <w:b/>
          <w:bCs/>
        </w:rPr>
        <w:t>How can dry skin be prevented?</w:t>
      </w:r>
    </w:p>
    <w:p w14:paraId="5ADE59CC" w14:textId="77777777" w:rsidR="00886CB5" w:rsidRPr="00886CB5" w:rsidRDefault="00886CB5" w:rsidP="00886CB5">
      <w:pPr>
        <w:numPr>
          <w:ilvl w:val="0"/>
          <w:numId w:val="14"/>
        </w:numPr>
      </w:pPr>
      <w:r w:rsidRPr="00886CB5">
        <w:t>Eliminate aggravating factors.</w:t>
      </w:r>
    </w:p>
    <w:p w14:paraId="1F27C466" w14:textId="77777777" w:rsidR="00886CB5" w:rsidRPr="00886CB5" w:rsidRDefault="00886CB5" w:rsidP="00886CB5">
      <w:pPr>
        <w:numPr>
          <w:ilvl w:val="0"/>
          <w:numId w:val="14"/>
        </w:numPr>
      </w:pPr>
      <w:r w:rsidRPr="00886CB5">
        <w:t>Reduce the frequency of bathing.</w:t>
      </w:r>
    </w:p>
    <w:p w14:paraId="53A63600" w14:textId="77777777" w:rsidR="00886CB5" w:rsidRPr="00886CB5" w:rsidRDefault="00886CB5" w:rsidP="00886CB5">
      <w:pPr>
        <w:numPr>
          <w:ilvl w:val="0"/>
          <w:numId w:val="14"/>
        </w:numPr>
      </w:pPr>
      <w:r w:rsidRPr="00886CB5">
        <w:t>A humidifier in winter and air conditioner in summer.</w:t>
      </w:r>
    </w:p>
    <w:p w14:paraId="2A7279A4" w14:textId="77777777" w:rsidR="00886CB5" w:rsidRPr="00886CB5" w:rsidRDefault="00886CB5" w:rsidP="00886CB5">
      <w:pPr>
        <w:numPr>
          <w:ilvl w:val="0"/>
          <w:numId w:val="14"/>
        </w:numPr>
      </w:pPr>
      <w:r w:rsidRPr="00886CB5">
        <w:t>Compare having a short shower with a prolonged soak in a hot bath.</w:t>
      </w:r>
    </w:p>
    <w:p w14:paraId="04B141AD" w14:textId="77777777" w:rsidR="00886CB5" w:rsidRPr="00886CB5" w:rsidRDefault="00886CB5" w:rsidP="00886CB5">
      <w:pPr>
        <w:numPr>
          <w:ilvl w:val="0"/>
          <w:numId w:val="14"/>
        </w:numPr>
      </w:pPr>
      <w:r w:rsidRPr="00886CB5">
        <w:t>Ensure good hydration by drinking plenty of water.</w:t>
      </w:r>
    </w:p>
    <w:p w14:paraId="1F314D10" w14:textId="77777777" w:rsidR="00886CB5" w:rsidRPr="00886CB5" w:rsidRDefault="00886CB5" w:rsidP="00886CB5">
      <w:pPr>
        <w:numPr>
          <w:ilvl w:val="0"/>
          <w:numId w:val="14"/>
        </w:numPr>
      </w:pPr>
      <w:r w:rsidRPr="00886CB5">
        <w:t>Use lukewarm water, not hot water.</w:t>
      </w:r>
    </w:p>
    <w:p w14:paraId="41660FAA" w14:textId="77777777" w:rsidR="00886CB5" w:rsidRPr="00886CB5" w:rsidRDefault="00886CB5" w:rsidP="00886CB5">
      <w:pPr>
        <w:numPr>
          <w:ilvl w:val="0"/>
          <w:numId w:val="14"/>
        </w:numPr>
      </w:pPr>
      <w:r w:rsidRPr="00886CB5">
        <w:t>Replace standard soap with a substitute such as a synthetic detergent </w:t>
      </w:r>
      <w:hyperlink r:id="rId57" w:history="1">
        <w:r w:rsidRPr="00886CB5">
          <w:rPr>
            <w:rStyle w:val="Hyperlink"/>
          </w:rPr>
          <w:t>cleanser</w:t>
        </w:r>
      </w:hyperlink>
      <w:r w:rsidRPr="00886CB5">
        <w:t>, water-miscible emollient, bath oil, anti-pruritic tar oil, colloidal </w:t>
      </w:r>
      <w:hyperlink r:id="rId58" w:history="1">
        <w:r w:rsidRPr="00886CB5">
          <w:rPr>
            <w:rStyle w:val="Hyperlink"/>
          </w:rPr>
          <w:t>oatmeal</w:t>
        </w:r>
      </w:hyperlink>
      <w:r w:rsidRPr="00886CB5">
        <w:t> etc.</w:t>
      </w:r>
    </w:p>
    <w:p w14:paraId="0373D716" w14:textId="77777777" w:rsidR="00886CB5" w:rsidRPr="00886CB5" w:rsidRDefault="00886CB5" w:rsidP="00886CB5">
      <w:pPr>
        <w:numPr>
          <w:ilvl w:val="0"/>
          <w:numId w:val="14"/>
        </w:numPr>
      </w:pPr>
      <w:r w:rsidRPr="00886CB5">
        <w:t>Apply an </w:t>
      </w:r>
      <w:hyperlink r:id="rId59" w:history="1">
        <w:r w:rsidRPr="00886CB5">
          <w:rPr>
            <w:rStyle w:val="Hyperlink"/>
          </w:rPr>
          <w:t>emollient</w:t>
        </w:r>
      </w:hyperlink>
      <w:r w:rsidRPr="00886CB5">
        <w:t> liberally and often, particularly shortly after bathing, and when itchy. The drier the skin, the thicker this should be, especially on the hands.</w:t>
      </w:r>
    </w:p>
    <w:p w14:paraId="0E0F10CE" w14:textId="77777777" w:rsidR="00886CB5" w:rsidRPr="00886CB5" w:rsidRDefault="00886CB5" w:rsidP="00886CB5">
      <w:pPr>
        <w:rPr>
          <w:b/>
          <w:bCs/>
        </w:rPr>
      </w:pPr>
      <w:r w:rsidRPr="00886CB5">
        <w:rPr>
          <w:b/>
          <w:bCs/>
        </w:rPr>
        <w:t>What is the outlook for dry skin?</w:t>
      </w:r>
    </w:p>
    <w:p w14:paraId="73046FF2" w14:textId="77777777" w:rsidR="00886CB5" w:rsidRPr="00886CB5" w:rsidRDefault="00886CB5" w:rsidP="00886CB5">
      <w:r w:rsidRPr="00886CB5">
        <w:t>A tendency to dry skin may persist life-long, or it may improve once contributing factors are controlled.</w:t>
      </w:r>
    </w:p>
    <w:p w14:paraId="0C479133" w14:textId="77777777" w:rsidR="00886CB5" w:rsidRPr="00886CB5" w:rsidRDefault="00886CB5" w:rsidP="00886CB5">
      <w:hyperlink r:id="rId60" w:history="1">
        <w:r w:rsidRPr="00886CB5">
          <w:rPr>
            <w:rStyle w:val="Hyperlink"/>
          </w:rPr>
          <w:t>See more images of dry skin</w:t>
        </w:r>
      </w:hyperlink>
    </w:p>
    <w:p w14:paraId="309A15CA" w14:textId="77777777" w:rsidR="00886CB5" w:rsidRPr="00886CB5" w:rsidRDefault="00886CB5" w:rsidP="00886CB5">
      <w:pPr>
        <w:rPr>
          <w:lang w:val="en"/>
        </w:rPr>
      </w:pPr>
      <w:r w:rsidRPr="00886CB5">
        <w:rPr>
          <w:lang w:val="en"/>
        </w:rPr>
        <w:t>PlayNext</w:t>
      </w:r>
    </w:p>
    <w:p w14:paraId="2242AC11" w14:textId="77777777" w:rsidR="00886CB5" w:rsidRPr="00886CB5" w:rsidRDefault="00886CB5" w:rsidP="00886CB5">
      <w:pPr>
        <w:rPr>
          <w:lang w:val="en"/>
        </w:rPr>
      </w:pPr>
      <w:r w:rsidRPr="00886CB5">
        <w:rPr>
          <w:lang w:val="en"/>
        </w:rPr>
        <w:t>Mute</w:t>
      </w:r>
    </w:p>
    <w:p w14:paraId="72CFDF2A" w14:textId="77777777" w:rsidR="00886CB5" w:rsidRPr="00886CB5" w:rsidRDefault="00886CB5" w:rsidP="00886CB5">
      <w:pPr>
        <w:rPr>
          <w:lang w:val="en"/>
        </w:rPr>
      </w:pPr>
      <w:r w:rsidRPr="00886CB5">
        <w:rPr>
          <w:lang w:val="en"/>
        </w:rPr>
        <w:t>Current Time 0:00</w:t>
      </w:r>
    </w:p>
    <w:p w14:paraId="2BB14A0A" w14:textId="77777777" w:rsidR="00886CB5" w:rsidRPr="00886CB5" w:rsidRDefault="00886CB5" w:rsidP="00886CB5">
      <w:pPr>
        <w:rPr>
          <w:lang w:val="en"/>
        </w:rPr>
      </w:pPr>
      <w:r w:rsidRPr="00886CB5">
        <w:rPr>
          <w:lang w:val="en"/>
        </w:rPr>
        <w:t>/</w:t>
      </w:r>
    </w:p>
    <w:p w14:paraId="4B723E2B" w14:textId="77777777" w:rsidR="00886CB5" w:rsidRPr="00886CB5" w:rsidRDefault="00886CB5" w:rsidP="00886CB5">
      <w:pPr>
        <w:rPr>
          <w:lang w:val="en"/>
        </w:rPr>
      </w:pPr>
      <w:r w:rsidRPr="00886CB5">
        <w:rPr>
          <w:lang w:val="en"/>
        </w:rPr>
        <w:t>Duration 5:14</w:t>
      </w:r>
    </w:p>
    <w:p w14:paraId="78C7DDF8" w14:textId="77777777" w:rsidR="00886CB5" w:rsidRPr="00886CB5" w:rsidRDefault="00886CB5" w:rsidP="00886CB5">
      <w:pPr>
        <w:rPr>
          <w:lang w:val="en"/>
        </w:rPr>
      </w:pPr>
      <w:r w:rsidRPr="00886CB5">
        <w:rPr>
          <w:lang w:val="en"/>
        </w:rPr>
        <w:t>Fullscreen</w:t>
      </w:r>
    </w:p>
    <w:p w14:paraId="269B77F2" w14:textId="77777777" w:rsidR="00886CB5" w:rsidRPr="00886CB5" w:rsidRDefault="00886CB5" w:rsidP="00886CB5">
      <w:pPr>
        <w:rPr>
          <w:b/>
          <w:bCs/>
        </w:rPr>
      </w:pPr>
      <w:r w:rsidRPr="00886CB5">
        <w:rPr>
          <w:b/>
          <w:bCs/>
        </w:rPr>
        <w:t>ADVERTISEMENT</w:t>
      </w:r>
    </w:p>
    <w:p w14:paraId="35553457" w14:textId="77777777" w:rsidR="00886CB5" w:rsidRPr="00886CB5" w:rsidRDefault="00886CB5" w:rsidP="00886CB5">
      <w:pPr>
        <w:rPr>
          <w:b/>
          <w:bCs/>
        </w:rPr>
      </w:pPr>
      <w:r w:rsidRPr="00886CB5">
        <w:rPr>
          <w:b/>
          <w:bCs/>
        </w:rPr>
        <w:t>References</w:t>
      </w:r>
    </w:p>
    <w:p w14:paraId="20C5B4A4" w14:textId="77777777" w:rsidR="00886CB5" w:rsidRPr="00886CB5" w:rsidRDefault="00886CB5" w:rsidP="00886CB5">
      <w:pPr>
        <w:numPr>
          <w:ilvl w:val="0"/>
          <w:numId w:val="15"/>
        </w:numPr>
      </w:pPr>
      <w:r w:rsidRPr="00886CB5">
        <w:t>Ogrodowczyk A, Markiewicz L, Wróblewska B. Mutations in the filaggrin gene and food allergy. Przegla̜d Gastroenterologiczny. 2014;9(4):200-207. doi:10.5114/pg.2014.45100.</w:t>
      </w:r>
    </w:p>
    <w:p w14:paraId="5BAFB28C" w14:textId="77777777" w:rsidR="00886CB5" w:rsidRPr="00886CB5" w:rsidRDefault="00886CB5" w:rsidP="00886CB5">
      <w:pPr>
        <w:rPr>
          <w:b/>
          <w:bCs/>
        </w:rPr>
      </w:pPr>
      <w:r w:rsidRPr="00886CB5">
        <w:rPr>
          <w:b/>
          <w:bCs/>
        </w:rPr>
        <w:lastRenderedPageBreak/>
        <w:t>On DermNet</w:t>
      </w:r>
    </w:p>
    <w:p w14:paraId="7E617CD2" w14:textId="77777777" w:rsidR="00886CB5" w:rsidRPr="00886CB5" w:rsidRDefault="00886CB5" w:rsidP="00886CB5">
      <w:pPr>
        <w:numPr>
          <w:ilvl w:val="0"/>
          <w:numId w:val="16"/>
        </w:numPr>
      </w:pPr>
      <w:hyperlink r:id="rId61" w:history="1">
        <w:r w:rsidRPr="00886CB5">
          <w:rPr>
            <w:rStyle w:val="Hyperlink"/>
          </w:rPr>
          <w:t>Eczema craquele</w:t>
        </w:r>
      </w:hyperlink>
    </w:p>
    <w:p w14:paraId="7CFE8DEE" w14:textId="77777777" w:rsidR="00886CB5" w:rsidRPr="00886CB5" w:rsidRDefault="00886CB5" w:rsidP="00886CB5">
      <w:pPr>
        <w:numPr>
          <w:ilvl w:val="0"/>
          <w:numId w:val="16"/>
        </w:numPr>
      </w:pPr>
      <w:hyperlink r:id="rId62" w:history="1">
        <w:r w:rsidRPr="00886CB5">
          <w:rPr>
            <w:rStyle w:val="Hyperlink"/>
          </w:rPr>
          <w:t>Atopic dermatitis</w:t>
        </w:r>
      </w:hyperlink>
    </w:p>
    <w:p w14:paraId="4C97D73A" w14:textId="77777777" w:rsidR="00886CB5" w:rsidRPr="00886CB5" w:rsidRDefault="00886CB5" w:rsidP="00886CB5">
      <w:pPr>
        <w:numPr>
          <w:ilvl w:val="0"/>
          <w:numId w:val="16"/>
        </w:numPr>
      </w:pPr>
      <w:hyperlink r:id="rId63" w:history="1">
        <w:r w:rsidRPr="00886CB5">
          <w:rPr>
            <w:rStyle w:val="Hyperlink"/>
          </w:rPr>
          <w:t>Barrier function in atopic dermatitis</w:t>
        </w:r>
      </w:hyperlink>
    </w:p>
    <w:p w14:paraId="782897F8" w14:textId="77777777" w:rsidR="00886CB5" w:rsidRPr="00886CB5" w:rsidRDefault="00886CB5" w:rsidP="00886CB5">
      <w:pPr>
        <w:numPr>
          <w:ilvl w:val="0"/>
          <w:numId w:val="16"/>
        </w:numPr>
      </w:pPr>
      <w:hyperlink r:id="rId64" w:history="1">
        <w:r w:rsidRPr="00886CB5">
          <w:rPr>
            <w:rStyle w:val="Hyperlink"/>
          </w:rPr>
          <w:t>Dermatitis</w:t>
        </w:r>
      </w:hyperlink>
    </w:p>
    <w:p w14:paraId="485B055F" w14:textId="77777777" w:rsidR="00886CB5" w:rsidRPr="00886CB5" w:rsidRDefault="00886CB5" w:rsidP="00886CB5">
      <w:pPr>
        <w:numPr>
          <w:ilvl w:val="0"/>
          <w:numId w:val="16"/>
        </w:numPr>
      </w:pPr>
      <w:hyperlink r:id="rId65" w:history="1">
        <w:r w:rsidRPr="00886CB5">
          <w:rPr>
            <w:rStyle w:val="Hyperlink"/>
          </w:rPr>
          <w:t>Ichthyosis</w:t>
        </w:r>
      </w:hyperlink>
    </w:p>
    <w:p w14:paraId="66E9E626" w14:textId="77777777" w:rsidR="00886CB5" w:rsidRPr="00886CB5" w:rsidRDefault="00886CB5" w:rsidP="00886CB5">
      <w:pPr>
        <w:numPr>
          <w:ilvl w:val="0"/>
          <w:numId w:val="16"/>
        </w:numPr>
      </w:pPr>
      <w:hyperlink r:id="rId66" w:history="1">
        <w:r w:rsidRPr="00886CB5">
          <w:rPr>
            <w:rStyle w:val="Hyperlink"/>
          </w:rPr>
          <w:t>Emollients</w:t>
        </w:r>
      </w:hyperlink>
    </w:p>
    <w:p w14:paraId="362F3B70" w14:textId="77777777" w:rsidR="00886CB5" w:rsidRPr="00886CB5" w:rsidRDefault="00886CB5" w:rsidP="00886CB5">
      <w:pPr>
        <w:numPr>
          <w:ilvl w:val="0"/>
          <w:numId w:val="16"/>
        </w:numPr>
      </w:pPr>
      <w:hyperlink r:id="rId67" w:history="1">
        <w:r w:rsidRPr="00886CB5">
          <w:rPr>
            <w:rStyle w:val="Hyperlink"/>
          </w:rPr>
          <w:t>Sensitive skin</w:t>
        </w:r>
      </w:hyperlink>
    </w:p>
    <w:p w14:paraId="4D080649" w14:textId="77777777" w:rsidR="00886CB5" w:rsidRPr="00886CB5" w:rsidRDefault="00886CB5" w:rsidP="00886CB5">
      <w:pPr>
        <w:numPr>
          <w:ilvl w:val="0"/>
          <w:numId w:val="16"/>
        </w:numPr>
      </w:pPr>
      <w:hyperlink r:id="rId68" w:history="1">
        <w:r w:rsidRPr="00886CB5">
          <w:rPr>
            <w:rStyle w:val="Hyperlink"/>
          </w:rPr>
          <w:t>Kava dermopathy</w:t>
        </w:r>
      </w:hyperlink>
    </w:p>
    <w:p w14:paraId="47E60D1D" w14:textId="77777777" w:rsidR="00886CB5" w:rsidRPr="00886CB5" w:rsidRDefault="00886CB5" w:rsidP="00886CB5">
      <w:pPr>
        <w:rPr>
          <w:b/>
          <w:bCs/>
        </w:rPr>
      </w:pPr>
      <w:r w:rsidRPr="00886CB5">
        <w:rPr>
          <w:b/>
          <w:bCs/>
        </w:rPr>
        <w:t>Other websites</w:t>
      </w:r>
    </w:p>
    <w:p w14:paraId="5F91EF45" w14:textId="77777777" w:rsidR="00886CB5" w:rsidRPr="00886CB5" w:rsidRDefault="00886CB5" w:rsidP="00886CB5">
      <w:pPr>
        <w:numPr>
          <w:ilvl w:val="0"/>
          <w:numId w:val="17"/>
        </w:numPr>
      </w:pPr>
      <w:hyperlink r:id="rId69" w:history="1">
        <w:r w:rsidRPr="00886CB5">
          <w:rPr>
            <w:rStyle w:val="Hyperlink"/>
          </w:rPr>
          <w:t>Asteatotic Eczema (Dry Skin)</w:t>
        </w:r>
      </w:hyperlink>
      <w:r w:rsidRPr="00886CB5">
        <w:t> – Medscape Reference</w:t>
      </w:r>
    </w:p>
    <w:p w14:paraId="7C950CD2" w14:textId="77777777" w:rsidR="00886CB5" w:rsidRPr="00886CB5" w:rsidRDefault="00886CB5" w:rsidP="00886CB5">
      <w:pPr>
        <w:numPr>
          <w:ilvl w:val="0"/>
          <w:numId w:val="17"/>
        </w:numPr>
      </w:pPr>
      <w:hyperlink r:id="rId70" w:history="1">
        <w:r w:rsidRPr="00886CB5">
          <w:rPr>
            <w:rStyle w:val="Hyperlink"/>
          </w:rPr>
          <w:t>Dry skin</w:t>
        </w:r>
      </w:hyperlink>
      <w:r w:rsidRPr="00886CB5">
        <w:t> - American Academy of Dermatology</w:t>
      </w:r>
    </w:p>
    <w:p w14:paraId="7D19BD8F" w14:textId="77777777" w:rsidR="00886CB5" w:rsidRPr="00886CB5" w:rsidRDefault="00886CB5" w:rsidP="00886CB5">
      <w:r w:rsidRPr="00886CB5">
        <w:t> </w:t>
      </w:r>
    </w:p>
    <w:p w14:paraId="5F8A1F18" w14:textId="77777777" w:rsidR="00886CB5" w:rsidRPr="00886CB5" w:rsidRDefault="00886CB5" w:rsidP="00886CB5">
      <w:pPr>
        <w:rPr>
          <w:b/>
          <w:bCs/>
        </w:rPr>
      </w:pPr>
      <w:r w:rsidRPr="00886CB5">
        <w:rPr>
          <w:b/>
          <w:bCs/>
        </w:rPr>
        <w:t>Books about skin diseases</w:t>
      </w:r>
    </w:p>
    <w:p w14:paraId="50D7B735" w14:textId="77777777" w:rsidR="00886CB5" w:rsidRPr="00886CB5" w:rsidRDefault="00886CB5" w:rsidP="00886CB5">
      <w:pPr>
        <w:numPr>
          <w:ilvl w:val="0"/>
          <w:numId w:val="18"/>
        </w:numPr>
      </w:pPr>
      <w:hyperlink r:id="rId71" w:history="1">
        <w:r w:rsidRPr="00886CB5">
          <w:rPr>
            <w:rStyle w:val="Hyperlink"/>
          </w:rPr>
          <w:t>Books about the skin</w:t>
        </w:r>
      </w:hyperlink>
    </w:p>
    <w:p w14:paraId="7E9C3DC6" w14:textId="77777777" w:rsidR="00886CB5" w:rsidRPr="00886CB5" w:rsidRDefault="00886CB5" w:rsidP="00886CB5">
      <w:pPr>
        <w:numPr>
          <w:ilvl w:val="0"/>
          <w:numId w:val="18"/>
        </w:numPr>
      </w:pPr>
      <w:hyperlink r:id="rId72" w:tgtFrame="_blank" w:history="1">
        <w:r w:rsidRPr="00886CB5">
          <w:rPr>
            <w:rStyle w:val="Hyperlink"/>
            <w:i/>
            <w:iCs/>
          </w:rPr>
          <w:t>Dermatology Made Easy</w:t>
        </w:r>
        <w:r w:rsidRPr="00886CB5">
          <w:rPr>
            <w:rStyle w:val="Hyperlink"/>
          </w:rPr>
          <w:t> - second edition</w:t>
        </w:r>
      </w:hyperlink>
    </w:p>
    <w:p w14:paraId="4AFAC6BF" w14:textId="77777777" w:rsidR="00886CB5" w:rsidRPr="00886CB5" w:rsidRDefault="00886CB5" w:rsidP="00886CB5">
      <w:pPr>
        <w:rPr>
          <w:b/>
          <w:bCs/>
        </w:rPr>
      </w:pPr>
      <w:r w:rsidRPr="00886CB5">
        <w:rPr>
          <w:b/>
          <w:bCs/>
        </w:rPr>
        <w:t>ADVERTISEMENT</w:t>
      </w:r>
    </w:p>
    <w:p w14:paraId="11A763EF" w14:textId="77777777" w:rsidR="00886CB5" w:rsidRPr="00886CB5" w:rsidRDefault="00886CB5" w:rsidP="00886CB5">
      <w:pPr>
        <w:rPr>
          <w:b/>
          <w:bCs/>
        </w:rPr>
      </w:pPr>
      <w:r w:rsidRPr="00886CB5">
        <w:rPr>
          <w:b/>
          <w:bCs/>
        </w:rPr>
        <w:t>Other recommended articles</w:t>
      </w:r>
    </w:p>
    <w:p w14:paraId="5DB1736E" w14:textId="77777777" w:rsidR="00886CB5" w:rsidRPr="00886CB5" w:rsidRDefault="00886CB5" w:rsidP="00886CB5">
      <w:pPr>
        <w:rPr>
          <w:ins w:id="0" w:author="Unknown"/>
          <w:b/>
          <w:bCs/>
        </w:rPr>
      </w:pPr>
      <w:ins w:id="1" w:author="Unknown">
        <w:r w:rsidRPr="00886CB5">
          <w:rPr>
            <w:b/>
            <w:bCs/>
          </w:rPr>
          <w:t>Around the web</w:t>
        </w:r>
      </w:ins>
    </w:p>
    <w:p w14:paraId="7BA63838" w14:textId="77777777" w:rsidR="00886CB5" w:rsidRPr="00886CB5" w:rsidRDefault="00886CB5" w:rsidP="00886CB5">
      <w:pPr>
        <w:numPr>
          <w:ilvl w:val="0"/>
          <w:numId w:val="19"/>
        </w:numPr>
        <w:rPr>
          <w:ins w:id="2" w:author="Unknown"/>
        </w:rPr>
      </w:pPr>
      <w:ins w:id="3" w:author="Unknown">
        <w:r w:rsidRPr="00886CB5">
          <w:fldChar w:fldCharType="begin"/>
        </w:r>
        <w:r w:rsidRPr="00886CB5">
          <w:instrText>HYPERLINK "https://rev.trendmd.com/open/_6_m-4pC6xMqN_ezH-Ge832qHldQ2hE-M2kLdVbV8V66L6oflVtJf5I8Eyy0MNokeWv-ukbIN4D_7DLJY0FwKZHdcof89iy-0xjU11q5w5rrxSKBNdiEVIo_blYHMIXFnRQdithriD8h_6uvC45SpZ6sv97BjX9rLyQSdtd0dX4InwVG2jsXNCRrFOHYvPLuiqQaazdfbQdKPDoMdgmagpaw-bPWm65OiX-5qvsjMQrnPcH-MAxsecrTaiSGZCbpG9niHFJV9M7_cp-vxJvpKckSzRyM9k4lcmdFcGcwq28qtxTjr8Wn_duYbdaRf85e21HD0O1lRXTnRCStkqN5dpoaEVUYJmXz3oL9kgSllWIiqpKhFYueSAUwInl50MrCI4g7OQV1-HfyXi79pg9iXxf6VoaDhDYVs2oBdCBivnBX1nf9vQDh9OH-uVBnfqvT1IIdsuaX24aYanwlRkqHZ3m-vhk0rTZSQ641flJwrduQO-GTtgCTkpWOdxXzxYm5FCuIH4-tFQCzl4jSMtjppsBnespEGRqpTukSfKYDqa7mMg6RpYvpyIGWr5QVPvaUQ1xqW3kT_WXGja6qgymgKboRIPU4f9AiT05oMHpV4czPTC6Xm8zlbyrwbe_EPPi2y5i-RdYuh8eH1ekk8jfoPxTanTTEK6tBRozdymXH1ly-2NCdGEZVA-HJaYjCL5JoFZly5YpiVdNVCAqEbruOBFXClCQ7DTmqsUIQ_b2ClObdRcNmfUk_LYKqBCp3GSBuKzO4PAunoax1c5jK7bhnEKnTGDgpOv4rT3aPDKBkv0t10St8avQ_HZoZbqb4vn6LEqSyU0eO7vDxFRC-vqr9_NcYin7W-35hBaIIPxEGtp6WkQKnb5acC6UPm7vUGoI0uwTRMKZ5JnLJO5Wp8z3Eo2FVhVICsltgFPKubmu1yjmHWDYoDELbNN8pocTKX8ghPVG9RpsF-Uwf_6TAK_hC8y2jpZjO150F2tvYLUq1harAzpkAgILdu1sG717W5YadQOhFBu8OjdGMH6NSl_NNG3cfRWeFSnUQyJ6XFu5X-jzu8SCXq6wti7bZspREqlOHgp5-8BXY3z6o2Iu7e0xf5jWy48_KmJTIROyr9Pmv57_oJuuILu3AQ-cO9TcxxS9JQPCsVb6TiTF8MOLc0HtOKBLS57Bs-MzyjI8r64qggagPZq0-6k2uF06T8m6KutINbH9XGax8a4enBvfNmDjCgGsEb8GOBg-J1A4neLXP5DCW2iXsZWz4Huoj12XrR0teIHS6xItudQhOOt4l14kpz8Ul04_IMl4bgx8dJFSwr98bRUjW97jMKzAxqA0nNaZadaBGI3mvAmMqkbyQFfFym7alEk73P8Vzup_JEoIDtuvm3zOIzu7uiVBJQtlkE1DveoZAH7M2zTv_j5GZ5wGoHTjT-8bPpHs4SWYkYfMGxKiikLOSP1tkNwRddWSISur0" \t "_blank"</w:instrText>
        </w:r>
        <w:r w:rsidRPr="00886CB5">
          <w:fldChar w:fldCharType="separate"/>
        </w:r>
        <w:r w:rsidRPr="00886CB5">
          <w:rPr>
            <w:rStyle w:val="Hyperlink"/>
          </w:rPr>
          <w:t>PD05: A new methodology to estimate objectively ultraviolet exposure to the face over a prolonged period: results from its use in patients with xeroderma pigmen...</w:t>
        </w:r>
        <w:r w:rsidRPr="00886CB5">
          <w:fldChar w:fldCharType="end"/>
        </w:r>
      </w:ins>
    </w:p>
    <w:p w14:paraId="32C7C6D0" w14:textId="77777777" w:rsidR="00886CB5" w:rsidRPr="00886CB5" w:rsidRDefault="00886CB5" w:rsidP="00886CB5">
      <w:pPr>
        <w:rPr>
          <w:ins w:id="4" w:author="Unknown"/>
        </w:rPr>
      </w:pPr>
      <w:ins w:id="5" w:author="Unknown">
        <w:r w:rsidRPr="00886CB5">
          <w:t>British Journal of Dermatology, 2022</w:t>
        </w:r>
      </w:ins>
    </w:p>
    <w:p w14:paraId="3522E6D1" w14:textId="77777777" w:rsidR="00886CB5" w:rsidRPr="00886CB5" w:rsidRDefault="00886CB5" w:rsidP="00886CB5">
      <w:pPr>
        <w:numPr>
          <w:ilvl w:val="0"/>
          <w:numId w:val="19"/>
        </w:numPr>
        <w:rPr>
          <w:ins w:id="6" w:author="Unknown"/>
        </w:rPr>
      </w:pPr>
      <w:ins w:id="7" w:author="Unknown">
        <w:r w:rsidRPr="00886CB5">
          <w:fldChar w:fldCharType="begin"/>
        </w:r>
        <w:r w:rsidRPr="00886CB5">
          <w:instrText>HYPERLINK "https://rev.trendmd.com/open/a6hYk52HUrkCtRkm9U2Jvr7divkYPL00sb6fxVKTjxorGJCi4cGb69rs_budZx6R3G3CNVCmLku36SuuXVsvX6D7f62_BXEuu1kLR_2TBh9xKEBRPqnph2DmCGDFZ3Pd14bRA0wXh1B6L9LeRbqHWqxzMmZZuuURAhE9VqZNUpfBLhgkMgtihHsW4InHRo-2HvoagIJ_Oc3OnJDSqUj4Ma4wfW489JtuO1p2sCnAKbPZYJkxt4gBNknCUyPwphHviNErPW1jJ2dwXj0Kh_Piz70IKODF6N9miscge_VjL20m4W3NZuu5ra916nIzBMFwdHLPeh8fdvOhogHeLwxiTwSCUh7_XEruhB3TXAY9Akla7p1YugFEE-DbG2aMecaBsifFpvh8iNyjtU6nYBoGacg3DrQQeUAG9lQ-ACy7rtE815XOyqxLfc9Ke_-UaelUDILLVtijhlHPPoYbdJrCN9xtWlNqZd6Bl_cTWy1WHB2T4_2jI95k_t_v6VIqoNcaeYfLhEiIkpreEmLtetYaxJKC6IhshjMeRztjc6BjLM5bV4dcehV2XdZ2kQ76_vXLD5baACXwQ6_80VQW6oakjW60gUDrQsRYApo7oMXeX_Qzn1W_FMuDYXrDDlCG35edCwRvuqsYBDTQfOPX4pySiC_IwBDXeR1S2u9xllMUE9ZaWfcKmYrN9jfT2Dgsy0n1XkEriE9vVesuqRJ4dmmy6bqT2dZtP7lUdiU0rqmAMF3azdqU1dfYETbpIrzKBAy9gXazPBOWayGrOfdVzCLNuS5dBTcqBjJs-evdHvcu2WL8HVXiZbQvERgQ6jqvB5SU0qqruz3dMtmX5wD-PExuMj6Ss8_IHwW5fWjFGnc3mfSCzuadgKCZ6G-QxPTMd_WX9D9bx70EQdrPR2IdHNmFw1JnBf_CyZ47Epuj8lwgPUUVB83D0HlmskfPfVCxN4wDgSBss_Da3ZMFjXW7Y0xhxfeU2UXru3QLm5zXYXP-MXDsXm449NOFqBIOzC2QOFSr2GB255XDinUol2l9BUJUpxyIko_UQ6aKD2R16ZSvhd-X_wJqC3GkKvFPDon7J8tFQeQcc31ZJYhiglp1V6J5g8EuSq7XXhvWJvQ42yoA9VjvTvbsm7GFVgDzYka4ab5zYDyTzza6aKG1j4Egk0-qPZctW7QsBWLnYgJ4uK2l4OkGjv9Tuehinmta7undYOutidZwMfK16bM3Mt4zizcobbXHynxZBsu8fCpYo3df7J2umAaceLre4fhWi4znJJYzS6gwiTesFEHx8y3QWANgISVCW1ZUUWxrKxCdgiiRq0e7IXIMCX2gFSqI3JRq0-O071pcofrF-62DgOswX7CAiwT1N3caaBkNwUljSiPslc-Nq22xdeo6d487J65kB57xqV3xAFnt5XhmnToMcTdBzV3Qpi11W_892Ir63zDnqV1mOkLkK20NDdM-BqPCv684LHu-WZDCH203T-U" \t "_blank"</w:instrText>
        </w:r>
        <w:r w:rsidRPr="00886CB5">
          <w:fldChar w:fldCharType="separate"/>
        </w:r>
        <w:r w:rsidRPr="00886CB5">
          <w:rPr>
            <w:rStyle w:val="Hyperlink"/>
          </w:rPr>
          <w:t>I18. PHOTOSENSITIVITY: IS IT LUPUS?</w:t>
        </w:r>
        <w:r w:rsidRPr="00886CB5">
          <w:fldChar w:fldCharType="end"/>
        </w:r>
      </w:ins>
    </w:p>
    <w:p w14:paraId="16FD9DD2" w14:textId="77777777" w:rsidR="00886CB5" w:rsidRPr="00886CB5" w:rsidRDefault="00886CB5" w:rsidP="00886CB5">
      <w:pPr>
        <w:rPr>
          <w:ins w:id="8" w:author="Unknown"/>
        </w:rPr>
      </w:pPr>
      <w:ins w:id="9" w:author="Unknown">
        <w:r w:rsidRPr="00886CB5">
          <w:t>Robert Sarkany, Rheumatology, 2017</w:t>
        </w:r>
      </w:ins>
    </w:p>
    <w:p w14:paraId="1A9C361E" w14:textId="77777777" w:rsidR="00886CB5" w:rsidRPr="00886CB5" w:rsidRDefault="00886CB5" w:rsidP="00886CB5">
      <w:pPr>
        <w:numPr>
          <w:ilvl w:val="0"/>
          <w:numId w:val="19"/>
        </w:numPr>
        <w:rPr>
          <w:ins w:id="10" w:author="Unknown"/>
        </w:rPr>
      </w:pPr>
      <w:ins w:id="11" w:author="Unknown">
        <w:r w:rsidRPr="00886CB5">
          <w:fldChar w:fldCharType="begin"/>
        </w:r>
        <w:r w:rsidRPr="00886CB5">
          <w:instrText>HYPERLINK "https://rev.trendmd.com/open/piJ_25nKlvBwV0-1l1ihXanb4X_4-53BpqdaDUXu9kaT29oPcqQY-7WXdNz61rIsqf7pFH055LRwcVDG-ThqQnRg83cyTcXX-t_U2DKE-GDFPlL3vwEvI6JcgjwPn19e4aAx-xVG22xFzwaG6yReNHyQFhnVJU79j13YSjgc3B3MPcFcFFno_VI0L5NqWpstzT-3egFMDkSpupBJS47FH-OmJLm48gNNtedMs3lgnOGok-43gDhAATm8d96sh2s8DhIJF-WAiHqL6-_hataYKGhe2TIEqiovnz_NPjpQhORY7H6pkg5cgximB9Eq69r3aGRk36yB5PS4NEZQvygGhfjJcMdzdJ0Udgx-AXugkX34voezjOYHvDnnRhi2TpjP_0sGSXkBG1SuLjgDBT4iFSjdJW0T--htWqWSyPWlHRcTgJZdMQbwBzFx2CZ4mpv-4mpd1KW9jIgtNCx8v7Dz5FPYwZTPadSnhMDHLCA_mWhGrCNXq8fOSeBMTF_57jaIYnWJQ5OusJOQ4CghyJXaGo0g8CNnf4WBgdcF6b3rpQnm5IUJRkCzMWG21fYIIm0GPFYDRTQA_04uszLIYokcoF-Uci2n0ON1dcuna5_46NkWQm2fr0_oMi4KMPd0s3lX_zBzDD1GBusqfQUCr1tb9-y6_YwNlgs5eNS9cDeDGg2X6OxSGsXHTAvNSLunJFSBIJ6FBXF4p6YPKI1oZE2O0gIB8LHWLiSwkCdZb0sQo4yjortlZyIIXfZcsVkuKWAtEDqGRy9_u4PSjBQP_9nuQEOYqCuu85wDtib7jCs8bBzz995m8VevHke2fAT0d0QekAWTUvtCXRStev8qvc0OKPttjy-koqGQ12roAEW-sHBSFtrEZ0_jxXR3XKRNpGm5CaWlrQU728HFLUV3lcqAwvj5MRBDL_HtQBUfAQQ_nQv5FaaQzA3yrozrvV9cRGi-CkUOscVXnz9SsuFHYZyaJedFfJqngOsaxinB6rDoo7jYH4YSUhA4tH8wYa05NfIOOEpM8wPq-ywkiLMBAWDErzlegAH1ooXUcIkukxuqH02rcQcBkKVuDMhrGsyW93ZmTd0UCwdFtnKobV_2FuE8rY7ICh4Te3ravxoXPrJLlHeu2BKOdtGShIawTzepUUhhZ_RtitfMuHhB_D0ZZbQrWe7_8HomSwJPpQiRa4R2h5hdHkF9GhOmRdH5vwU3K8j-KqWIsaL2CbjNIf0EL8nO5cuj1DeJQpqV_QoB-YDOsKdwHQOt7GZwNDhDrVKspik8D1ILBFYI6h0Ek4p1v4j4Xr7-Hns498cXVKSVk8yrIUKZkZfiN7ztAmb4Fs9vxEkwevwsrpSzzmEEzjpY6dlRv4oWR5M5VQcPiGHrBECXZU8bAOpJf_VbVbUNDLh1E4pdhhf-MSyOtlLDZqmV79VPtx3hr13Jc-ZerWkng7QAOqxuZJBLlkCKVWTfL720hR19VykwlgFJqkhhe6hmMt7gVd_43M2q3bLsd80cqOPhlpYnF0xKatBpXMRxtdCToL1To_ELKg" \t "_blank"</w:instrText>
        </w:r>
        <w:r w:rsidRPr="00886CB5">
          <w:fldChar w:fldCharType="separate"/>
        </w:r>
        <w:r w:rsidRPr="00886CB5">
          <w:rPr>
            <w:rStyle w:val="Hyperlink"/>
          </w:rPr>
          <w:t>Dry and atrophic skin with scaly hyperpigmented macules in a child with conjunctival injection and excessive corneal vascularization</w:t>
        </w:r>
        <w:r w:rsidRPr="00886CB5">
          <w:fldChar w:fldCharType="end"/>
        </w:r>
      </w:ins>
    </w:p>
    <w:p w14:paraId="75D4D28B" w14:textId="77777777" w:rsidR="00886CB5" w:rsidRPr="00886CB5" w:rsidRDefault="00886CB5" w:rsidP="00886CB5">
      <w:pPr>
        <w:rPr>
          <w:ins w:id="12" w:author="Unknown"/>
        </w:rPr>
      </w:pPr>
      <w:ins w:id="13" w:author="Unknown">
        <w:r w:rsidRPr="00886CB5">
          <w:t>Alexander K C Leung, Paediatrics &amp; Child Health, 2022</w:t>
        </w:r>
      </w:ins>
    </w:p>
    <w:p w14:paraId="009E20CD" w14:textId="77777777" w:rsidR="00886CB5" w:rsidRPr="00886CB5" w:rsidRDefault="00886CB5" w:rsidP="00886CB5">
      <w:pPr>
        <w:numPr>
          <w:ilvl w:val="0"/>
          <w:numId w:val="19"/>
        </w:numPr>
        <w:rPr>
          <w:ins w:id="14" w:author="Unknown"/>
        </w:rPr>
      </w:pPr>
      <w:ins w:id="15" w:author="Unknown">
        <w:r w:rsidRPr="00886CB5">
          <w:fldChar w:fldCharType="begin"/>
        </w:r>
        <w:r w:rsidRPr="00886CB5">
          <w:instrText>HYPERLINK "https://rev.trendmd.com/open/_K-czqV920fpn-pQsgWkQpxFapYTeYHUmXQ66FyJhML_uoLO0T0JVgvEIzITc7By0AJmN9jfXWhpeFrz-SC7aOY-6z7EgJXLqafReR-p9Ah3lf_D7ybTf51Fu-UfLVuiNKtNablL5NwOMQk-GbnT4YJaX-jQilJeRx6rDkoccm3h-EcNk6TjM0sFKvKSXGrK-hM6JmPrpQVRVDIzXQlucWM1C4CeKc68aPRIF7vodEk7bWOftL2nUfNhc_thZII5s5zPJFDlA9UJgxUh-HnMOiuuJFROBvyfhCiaiM-uYLbWQUmk5QJZhNjJvjEhtTd-H8dOhYXWLnlmh8EdsD2_FeiYGEDqTcQ3NXudCyJcspEtZN38pkqlUzkTYqklbDBWnFOnV1Bi5wc1SKegxEsMM5xT1Zz8r3Q7FBs9LE5dy3sAfIMUodOPGTJXD3sS--y_RIOF5PYh3_jJMbgoRBTJbTJg1gFHCR3wj3mBeRLycrgLgRXko0ajXL7X5pFH4xtWg_t279gXlST5WCCV6zl4LiVW0UubfnaleEt_1WdsfunvJkpbRkEFovI9GIztCQfyVXit8eZfzBKnAc_Sgid7FPr6ite8ZCVLSz3-IT_Piw8lktuBW-cX0TzmEFVDl_O_rIZt-hVBH4C6Gn6mVPECX_tlkzaeToHKwL1llXDIsUADYu0KlQguxVpYd-sfBVEvbJHiA3PpvQIlI3j6Aqp3jb_dzn4yGzsfx-gzKxdTuW7ox_UrDcg5E_awnoOZrYxDtPMMyUIGNv0lHOH4zTRNdbfKXLlyRv75BKin68LOOyZB65Hinuc8Z-tezexoIYXuF3VR_u05TZhfgvsNaAlHAB9uI-DGhMtOGdK3ZUnF3VJb-J05OeNTKsYHAzR4Bv4yyAkiV1r8XjVGwAakzIRWDIQ8FQumkMKnKdAjgqhj1yzSDbzLVh007ea-u0p8wpTAW-vcoI47L3b-6I6l5jPA4OnLt4PAtCvBb4hMBR7R6yI8jYD-7XY9ljurJetAbIDY7xDDkfMfvMDtZ1B3qKKVpkgA6OAm5g6SmxEXJ9NJB_nD_yIl_Fx2jILH7Me5MLX9z0DqeL1vC_sSTy1QUUU21FKnwXl7YP7CxELJTzs6ejOeB8ZeXjCYh3QAfg4s08K9DuAKFB-ukYOH36PFkn2VGVnsu2ga5eX7KCkYbFHsezkkp-9LPTg1j4Cq56JCKnVYyxx0T9xdgGYiOvT3mxNpKSd8Zd6txkvoyjQnJpHJMxjowQjO04rxH5oc7efNBulvvMePjP0IpiKMBtC1_CTRGy8gLPBMXV1ZFQ-zvy6qItjERq7hGzS6T-oWSTqSEOPqqqcYckg_khAq9V74SebW-wiY-xL6egnRevOPvS_of2vPfqvrPSVZrL-Vl-tpJf6Qq37f9bHHKfjiIWGqXQyhUTmHjdWffFx-CYtkfiOZ79ew3n05IeMbhV99KcVOEDnSUTNdimoQI6Df1ZrGRM_f4a6TN6WtwEJJPRRUGVdqQ35W3tmCyTIy9M1tAVwszh8rVRXl" \t "_blank"</w:instrText>
        </w:r>
        <w:r w:rsidRPr="00886CB5">
          <w:fldChar w:fldCharType="separate"/>
        </w:r>
        <w:r w:rsidRPr="00886CB5">
          <w:rPr>
            <w:rStyle w:val="Hyperlink"/>
          </w:rPr>
          <w:t>Mutational signatures and increased retrotransposon insertions in xeroderma pigmentosum variant skin tumors</w:t>
        </w:r>
        <w:r w:rsidRPr="00886CB5">
          <w:fldChar w:fldCharType="end"/>
        </w:r>
      </w:ins>
    </w:p>
    <w:p w14:paraId="4D5D0727" w14:textId="77777777" w:rsidR="00886CB5" w:rsidRPr="00886CB5" w:rsidRDefault="00886CB5" w:rsidP="00886CB5">
      <w:pPr>
        <w:rPr>
          <w:ins w:id="16" w:author="Unknown"/>
        </w:rPr>
      </w:pPr>
      <w:ins w:id="17" w:author="Unknown">
        <w:r w:rsidRPr="00886CB5">
          <w:t>Camila Corradi, Carcinogenesis, 2023</w:t>
        </w:r>
      </w:ins>
    </w:p>
    <w:p w14:paraId="04E8433B" w14:textId="77777777" w:rsidR="00886CB5" w:rsidRPr="00886CB5" w:rsidRDefault="00886CB5" w:rsidP="00886CB5">
      <w:pPr>
        <w:numPr>
          <w:ilvl w:val="0"/>
          <w:numId w:val="19"/>
        </w:numPr>
        <w:rPr>
          <w:ins w:id="18" w:author="Unknown"/>
        </w:rPr>
      </w:pPr>
      <w:ins w:id="19" w:author="Unknown">
        <w:r w:rsidRPr="00886CB5">
          <w:fldChar w:fldCharType="begin"/>
        </w:r>
        <w:r w:rsidRPr="00886CB5">
          <w:instrText>HYPERLINK "https://rev.trendmd.com/open/4hAwTc-A_o1f7B7j2gG02qFRr5zrs_RA7lbhM01DVf-4P-mw5yf4XT2auAIPklIQXizISTANihSouN5Puj41tIpYTkzOz1kwKOf4Ftg1cjbLBSpPHaD9wo1ZyngfqivFf2SpTRFvgIN0-1I9SiUIT6ZMOhBFVJdsaff2LYFodBnrxUYnI0VRFwr-UMzjVVqQazkXYuSqhpCTi9KGrvzLKOzo3_4zhk369K4bdigfq78mUYxCHqRzFfzwX0s2N9dJD_HMi9QbYzWmw4jr3WzMLV4LAv_k6KhcsjqlRBIzzO51_d3bLEpbFTG3R1a1r8Ix0MBq6DFI1xuSaojZydcpHBIeZShFKLHgRQauzOJtgbfqq5YzDgBfw0ZPAOMR3mzow2IZtF8QL7FtnaLWYoOyGEiOxcgb5qis2Bo0Lx05CEhW97QvGvTo-Fubae29Y3TBtoj7LG8OmepccORF9SQvoExxgBiQDoPgnL4FrjzReIph5m5FpIpdYpxW4lTynl3Uxm5Fvi_9cNBKNxxTd8OFgSD9lP5AbaKZtCr0ac2gjxgiaxQtQCCA5Si0nHsb6EipFGPy1iLP54ZeYt_QOVcv24XpCUqNRyJ4wUZaCydCdBKACmCLTH5Iyns_PN84USvK0-QSivTObm0rm3NW9mo8jydaDRYWaM5UjKFSNvJ8kQfP9shzLEKsD1n8z0EFz5cYbCbfku5b4SiI2fl8RMReUpcsAT7k4yMhLHhQqs1UnC7mzIIh8bzFJeNVNTUXHSLIapPtqCN1-k_3vQ9_AH2zOoU16avCUOGrYEZFWdNuBpU_5aAsk3aG7HZtVD_RCEUL5vyfyoJxRZs_CcQU7wtrlYJ2vELzABPURseoiaHMthYMui0J4bMdE1Gvw3qwTbWbREvpoCxXKRyVzQo-0FK2z_d0S9TxBCeLWOhJmd19BODpY4dF_D1umXnx0jWXloQVcrD_8O_6P6hANTm6iOMTDI4Yk6TA9SmNji7ERsEKzNYBGxiy7g2FFSH6Yprva23RwnwcGWSCnmW8BNwbg1kexdLoz8VGp0U0mO70Wjpr4BE8EVlHpBm-p4zKZi63_rYgoHZbsAqCz2FzHO6TjiB43gO5d8sME1I8YnHa6znmmLzf_Mn8gbe_8L9tLx-GU7FQCxJFq-gJxNKUfShGrYTz8my-WC7NDTJzD9spbKXy0tsUf8M6_9sAPPslhuqUMkq2c0UiXTbm8ozYJQTJYxF0q-UTVxZVE0OoT43ng2uRigzubnCt0yxf_4si5x6iMzcFWLTeLxj-1n51XTaAn-f_8kz5C7bB3ZUu5ieJPBLwpoyf_3fHhamrFoqlCVgYh9WzjCymCG_gjye5AiXmJH34sg0wGp1zs12sEaFMfuO61UoMpoeOJKNSDl4ZmYry0fESB4cq-AZ0tNVn4Eu3UlCzPXSrMnw3p4mxE239yujs9B3QESKYlvOqRxO_glyb8t0" \t "_blank"</w:instrText>
        </w:r>
        <w:r w:rsidRPr="00886CB5">
          <w:fldChar w:fldCharType="separate"/>
        </w:r>
        <w:r w:rsidRPr="00886CB5">
          <w:rPr>
            <w:rStyle w:val="Hyperlink"/>
          </w:rPr>
          <w:t>Novel therapeutic approaches to xeroderma pigmentosum</w:t>
        </w:r>
        <w:r w:rsidRPr="00886CB5">
          <w:fldChar w:fldCharType="end"/>
        </w:r>
      </w:ins>
    </w:p>
    <w:p w14:paraId="5D67E820" w14:textId="77777777" w:rsidR="00886CB5" w:rsidRPr="00886CB5" w:rsidRDefault="00886CB5" w:rsidP="00886CB5">
      <w:pPr>
        <w:rPr>
          <w:ins w:id="20" w:author="Unknown"/>
        </w:rPr>
      </w:pPr>
      <w:ins w:id="21" w:author="Unknown">
        <w:r w:rsidRPr="00886CB5">
          <w:t>J.L. Weon, British Journal of Dermatology, 2019</w:t>
        </w:r>
      </w:ins>
    </w:p>
    <w:p w14:paraId="76410E94" w14:textId="77777777" w:rsidR="00886CB5" w:rsidRPr="00886CB5" w:rsidRDefault="00886CB5" w:rsidP="00886CB5">
      <w:pPr>
        <w:numPr>
          <w:ilvl w:val="0"/>
          <w:numId w:val="19"/>
        </w:numPr>
        <w:rPr>
          <w:ins w:id="22" w:author="Unknown"/>
        </w:rPr>
      </w:pPr>
      <w:ins w:id="23" w:author="Unknown">
        <w:r w:rsidRPr="00886CB5">
          <w:lastRenderedPageBreak/>
          <w:fldChar w:fldCharType="begin"/>
        </w:r>
        <w:r w:rsidRPr="00886CB5">
          <w:instrText>HYPERLINK "https://rev.trendmd.com/open/iCi-ADLwpm6Q08AOxJAMRrnE19ie23LhmP_7rISUSY8PxhDQvim5S3DvuU-W6y0XMxkIY5XiWJmKCAjdrhN5qsfDrPbBMgHjpJug--giIeJipnhJfj1oN8n3kwxgqCyQCuEu_wDw0v1KdUCHIq_nTmieZsf2tZuZUrJ2vE-D8NdR22RKoPpNZxOhtr5xHe6rwiGEcEwVvL761bGkzAygy0xKRqcqah4ZDge-XOnhHuX9GlLbpMtOGYHdOzeXXWO8FFPnkdtiBT93HzwYdlbGhKtEd36Mb8mqgmGYq64HXJH0LYM9j0dechBFg-YiHec6X-ttLc7N4IPrVtky6eRhKXwLVEsyIZnMIcCR-1fu3DYPw6svSJykhD-fsNwt7yF7camIOSXvI4hbtUG2GrJ2ywkxDWEaiOQlu6-7PMTegCV-4UaAy_tnzbF5-5salmX-GJhKzYg9lQu_5VtDgHlgS87CcobI0rm9Amdgn6BqboGHej0z_gq9azS5iaIkhCLbHqSt1AFKRzPQq2hC2X-R8GuxM2OaaKE5j2njr-IdGXZsa8-dM6KBu87L3-xzY6pKXfZXbAzja1Prdv1qKPRkBiydcbhtaetTMHSxpmh6OInCjLDL_tbYfGUqQd6VlCAtowCCKlZ2moj5z284Wzes6KH-G-S_PsAAO7wDLipUcnVwBtAvrtI7P9jbia4OCG6Je2R5hxlFYkVgs8BkznDoeHWm1_WMVD9XbBZKLRTtE2tViimlwzoICxTCcZOJaO902oUmhCFiubMFastHZTaSSN3KXNPuh-uC5zzw6Ls8-B8Hpe2V3jwx-7KNtyGY4aGTXw10hyKZXaLDO-yroqRBc6KgV2PVlz9ZNDhq4YkLbJJ_RDK79l5rUsaze8-2Da8ZljeOCErksSDwRDdN9WEN--gkxf2Mh8QrHUeeF3S0Ufy6WwvAY7Slnyj0AHtQAHUodDejva8lwMbwBxR9DTisrJsXfk-WiV7BcPe8GmBQg-4dgPfqhIRHEPXCYypm3lEKdoDRDbtj8bK9VQEIZtEeuFLujcxCLpp9Y8rwUPqKPhTKrJKC4ARRddwXDhY4-9SYklh4tw23dbPPS4tiEw8jKyqDAIcfvf6P4r2d_0UxpoPyCsFldvHY-L-1sV2i1PMa741gvsCfdq-sVQdWU2O3XcqnkTuQj3Fqf1UUedHFbDoNXvfMl_hGnbapnd9fuHgd8GmDnaxyNFKy2To4DuT-7A6i1C0m847WopN0udXPgT94LxS_2uXfq2dNUod4MPWyPUdT48iiGc0CId9YoU9hjC5UiSOqBCpQGyYBWuLIGc13928ETZAwc8OFgyX91U0-t_QWvO2s1skcyTGqV1gEJtvFUpuq7ApkHQF1MKNpoyRcL29AtT5GSNV5v6oUg4ol1MWHILJahPQbXeJpN_qMF4xbx6Qw165udwwBl_hfsVa5l5xJwOq03Hb4YNCQpQIRLMkVXbM" \t "_blank"</w:instrText>
        </w:r>
        <w:r w:rsidRPr="00886CB5">
          <w:fldChar w:fldCharType="separate"/>
        </w:r>
        <w:r w:rsidRPr="00886CB5">
          <w:rPr>
            <w:rStyle w:val="Hyperlink"/>
          </w:rPr>
          <w:t>Fibroblast activation and ECM remodelling in genodermatoses</w:t>
        </w:r>
        <w:r w:rsidRPr="00886CB5">
          <w:fldChar w:fldCharType="end"/>
        </w:r>
      </w:ins>
    </w:p>
    <w:p w14:paraId="38D946BE" w14:textId="77777777" w:rsidR="00886CB5" w:rsidRPr="00886CB5" w:rsidRDefault="00886CB5" w:rsidP="00886CB5">
      <w:pPr>
        <w:rPr>
          <w:ins w:id="24" w:author="Unknown"/>
        </w:rPr>
      </w:pPr>
      <w:ins w:id="25" w:author="Unknown">
        <w:r w:rsidRPr="00886CB5">
          <w:t>E. Chacón‐Solano, British Journal of Dermatology, 2019</w:t>
        </w:r>
      </w:ins>
    </w:p>
    <w:p w14:paraId="027BADFC" w14:textId="77777777" w:rsidR="00886CB5" w:rsidRPr="00886CB5" w:rsidRDefault="00886CB5" w:rsidP="00886CB5">
      <w:pPr>
        <w:numPr>
          <w:ilvl w:val="0"/>
          <w:numId w:val="19"/>
        </w:numPr>
        <w:rPr>
          <w:ins w:id="26" w:author="Unknown"/>
        </w:rPr>
      </w:pPr>
      <w:ins w:id="27" w:author="Unknown">
        <w:r w:rsidRPr="00886CB5">
          <w:fldChar w:fldCharType="begin"/>
        </w:r>
        <w:r w:rsidRPr="00886CB5">
          <w:instrText>HYPERLINK "https://rev.trendmd.com/open/vUN48wADUIDv2yU4q7uE8o1wyBexKJEdjIHZM-CnxOHQg8MaV7DyZmZVeLkaWePH77C3MZHRw8kpRat_yjUUeWnyOqTcn9RqYXe7PIK8ufA5-Jo2ENRMVgvAeBM08QWbIaWml26pZgJjLsxbcJX_VKaisRM7C5jcQw2tD8G9No63MpI1gFRpgVoiDn6jUgHFwin84L2RB_lPqiPevQQy6tOWlXtipBkTvJUl6suUe4vNhCPn2lgPaLdCrbWNRheQ_xyuoiuupip6Q8M3mE2w8QkaZ53AoM_A0yxijyh9q0NhlPHoyb6P4CQWsKxd-1FQLmuMZCja-jAFhEvslMIzujbCINIMQHJYE3xASeKKnxjn-fcSZePAXVZf824Vn2NEkTrqB_9gXZ-drkAYBZfnFozlC3BY4tIDDEVsezm7AFjdPWyK8w-BrQuUwh4VeJHteM960ddYoW4RJDTkGOahi88nQOVF-ozQXPhkFBVbVSwczIY33Qh5OyRaq6ieEgIYAkahpLtisW2hoTgQio8DBvDbcfVOd1ViGFctYG096tEEeGbCMxI0Ft_243So4XPhanwQIi5S8sJMZ8btNCueJbgEbtyyQbxzde9kJn1IbwseX81nlGna5N9G6IEZwCQ85oBaWA1yIM-kTCybb-cS56x2_QwRvZcRiN4OucKAKUF5qgsWmzpZmTezFUwuGkvJ5ghB_jzuvnJ3twIxis1hwhWqxZ-qQ7BSkNrqwE1rhzOzDoxjTV3Pp1kEM4bTOnHjCKkgqSrbXot4--dCcdBd4BSCt3sWHcb1OgmJAb_L1MtWpUBpFItE2sjMIAqDHfD738MiBwgE-WeCiTTVWymH8quy-W2uihGvJt6i4GsW9tBozVea7f5p_W7C106L3kfxUx9yNwk_KtWreGRCf0M1blFdNf0QYTz9-Nx7To28cuzVrHSKhORCOKPYN5m9Wp3m2RKIAtvAkAhYAnfi-GV6MNubNMPTP_yl5S8huiylG6QcULkeC_vpN-DOocEfwFibv_114Ce1ILAz-PQ1uCVkwtQLBsXjI-TG_gx6gwOoowLyxWpyMOn0O_XP8qUt-8FP7h3QplOZKeO71ndHBgpO31JFdq7FxYsBYZEz_LxI_85ojKCkjDIQf9Qhc8eO0_dpCCLqSkRYPtXS2edxMrPAwGkQ_uCSFVTyPumbuRsFO04GIde4d6GnKwWK7dm6wpYGZ-7B8Mk7W58PN3zoHpTjuj1L5jyufvGfzv0dJPYL0wrFM2heArQm3tBgFJX80cr8AlHD6vqECdQcoXJJI3ytHqZxMRpKFRploh9CIHC6QOqyr3G8s3prWPMX4IVxhlrwl_py4SgSM3ujJjspKtqJ0OfapJiE-NwG-vD2MYzUW8EeF3InhwDxkR5OL2hkA8e7jT6pzjRy9v8q_-Ebm9figEbH131mlYvjei40wyYq6HXzaGoSOWg-7zWXH96T-UzWJx_e_w" \t "_blank"</w:instrText>
        </w:r>
        <w:r w:rsidRPr="00886CB5">
          <w:fldChar w:fldCharType="separate"/>
        </w:r>
        <w:r w:rsidRPr="00886CB5">
          <w:rPr>
            <w:rStyle w:val="Hyperlink"/>
          </w:rPr>
          <w:t>The treatment of basal skin carcinomas in two sisters with xeroderma pigmentosum</w:t>
        </w:r>
        <w:r w:rsidRPr="00886CB5">
          <w:fldChar w:fldCharType="end"/>
        </w:r>
      </w:ins>
    </w:p>
    <w:p w14:paraId="5DCE508C" w14:textId="77777777" w:rsidR="00886CB5" w:rsidRPr="00886CB5" w:rsidRDefault="00886CB5" w:rsidP="00886CB5">
      <w:pPr>
        <w:rPr>
          <w:ins w:id="28" w:author="Unknown"/>
        </w:rPr>
      </w:pPr>
      <w:ins w:id="29" w:author="Unknown">
        <w:r w:rsidRPr="00886CB5">
          <w:t>D. Roseeuw, Clinical and Experimental Dermatology, 2003</w:t>
        </w:r>
      </w:ins>
    </w:p>
    <w:p w14:paraId="4EF4E6F3" w14:textId="77777777" w:rsidR="00886CB5" w:rsidRPr="00886CB5" w:rsidRDefault="00886CB5" w:rsidP="00886CB5">
      <w:pPr>
        <w:numPr>
          <w:ilvl w:val="0"/>
          <w:numId w:val="19"/>
        </w:numPr>
        <w:rPr>
          <w:ins w:id="30" w:author="Unknown"/>
        </w:rPr>
      </w:pPr>
      <w:ins w:id="31" w:author="Unknown">
        <w:r w:rsidRPr="00886CB5">
          <w:fldChar w:fldCharType="begin"/>
        </w:r>
        <w:r w:rsidRPr="00886CB5">
          <w:instrText>HYPERLINK "https://rev.trendmd.com/open/5amDrdzMj7tKFEzYssBJX7dmlKC3lBvGv9HP1BHdp51fgk3o99tHApOha-TVunpLYWlDTdvX2tBK7X95l0Z87aWzSgBUYbfuWvmKMaFBGPNr13TymIYdEwvvq1U_bQ1Hp2HMrvfOmZV1wkeYzqDSYy_w1YUOBy2-jBJpGVw66g3pB4sTgcEbfOeH2i2P9ETp9hdmuVgaSb-ZXRCiXM7S6nFKh9dnzytLTGnJQh6aJbwfya3b9vEkgKkfkeXC80Q6_YP9BvlRRNXiTW6Zlcwt9Mf_01SWEmJgrdjtjuO_SRQeNxqZ8QsfbQW21FwzGEd6ukSlOmiFMXCiEm-NkOVzkBPcL6oRxsOV4VuI1wahlFOBU17Gd2270jcsP-gDaojLpx0R5I9Rixn_G7O8Uh26ArIp6SSS3sNdwuGhfDd77FZj0EGUoHce47nryLIg7xXjz2h6y8ih2dphJO20nxIbnZFaPqBAqOrELwh8pdevtLtmVsZg_l-QjOjxiBoZkz6Q6_Vz1ueAdXDenyQ56I6kPKrcbWMfK3H6nponSfwf-iDdUhi8K4wJq1Kq-AD-CvShAi0ywL_8v3p6VPuX1E83VRT7ckrXNsrFbQaKEZDZZkCkLBoLzduFQV9H4NUqnFOXwqNkEuUcQR0RgE8Wx1_21V4kfLNl80You3mxiIycOHvFBUs4MX-8yFyImf8UTwuX6OUfWz-NAWMVZXJjXKhXm1knUnK-CuoZ0nYf_4u72Vx3gH-bwYF8SVnxyPawRiQvMkrBsBUVAWoC7I3Qyp7g3zVQnMJgbpHbWsmnPqlqVozJ6TIszTG_AHRxx8DKdqPScMVXy6BSxQAa9Vpn0OfHnTrTbRjaNby77U9yFIek4HVn6nP_5Vfdgqm8GDYs_nrdHrRnxsw7J989wwQTwEHVQVUIDB7h6p3pNw-MSu7ZRdXXF4WUQzH711KHiQOkhz_Ct6KYfzhqKqNpXEAYVcc2zJIdzTMKqAwu7UDajYI-VTfr6qc03rIK5k4eroSPmU0kzcS-qhNMkalfjDNTMCzPX1LLLjkL1GzlcrSItf6DI6tIFnDJithRVARH53dH6bNg6vGXBikp7A7mIqzF75SZiCsb6HNpsoPDDv9jdvvNYd9GM007eKfGSaSXSJbqncQEp6zf1yt15gvwGR9lIw5jXeRCv-o-H4Q61koQt1w4yQsITc_qt0hhQ_To8hk661qIQ1xsOxKrZSzwxoS04saGuXD9HoljugLmfqsRDjb8IrI6dvDdFbFPSa_MDqf8ylJ_cpV_JVXRldRF26uNPxa2lv0SYRPwiY6ftpX2vxAkHy_KB40HKgivlQfwCosydDM2MvA20dt-hB32Ig_MpAMTHcGxHWelKagw-jtmbFmA6p6HbpE0UHJueInfoaF4uewVdS9ekQ3ftdcpBajE4YrCztISlHt7XD4eezLpYrPUa7u22Xvv1F7quj3lIzOD_Qzof-s9QAhVVA" \t "_blank"</w:instrText>
        </w:r>
        <w:r w:rsidRPr="00886CB5">
          <w:fldChar w:fldCharType="separate"/>
        </w:r>
        <w:r w:rsidRPr="00886CB5">
          <w:rPr>
            <w:rStyle w:val="Hyperlink"/>
          </w:rPr>
          <w:t>Sunlight‐induced cancer: some new aspects and implications of the xeroderma pigmentosum model</w:t>
        </w:r>
        <w:r w:rsidRPr="00886CB5">
          <w:fldChar w:fldCharType="end"/>
        </w:r>
      </w:ins>
    </w:p>
    <w:p w14:paraId="244CCBD3" w14:textId="77777777" w:rsidR="00886CB5" w:rsidRPr="00886CB5" w:rsidRDefault="00886CB5" w:rsidP="00886CB5">
      <w:pPr>
        <w:rPr>
          <w:ins w:id="32" w:author="Unknown"/>
        </w:rPr>
      </w:pPr>
      <w:ins w:id="33" w:author="Unknown">
        <w:r w:rsidRPr="00886CB5">
          <w:t>A. R. LEHMANN, British Journal of Dermatology, 1990</w:t>
        </w:r>
      </w:ins>
    </w:p>
    <w:p w14:paraId="3134256F" w14:textId="77777777" w:rsidR="00886CB5" w:rsidRPr="00886CB5" w:rsidRDefault="00886CB5" w:rsidP="00886CB5">
      <w:pPr>
        <w:numPr>
          <w:ilvl w:val="0"/>
          <w:numId w:val="19"/>
        </w:numPr>
        <w:rPr>
          <w:ins w:id="34" w:author="Unknown"/>
        </w:rPr>
      </w:pPr>
      <w:ins w:id="35" w:author="Unknown">
        <w:r w:rsidRPr="00886CB5">
          <w:fldChar w:fldCharType="begin"/>
        </w:r>
        <w:r w:rsidRPr="00886CB5">
          <w:instrText>HYPERLINK "https://rev.trendmd.com/open/Z7d-hUDVwOKuDg2X0Hqz28PFthBWWOr4AlSnl9oIrU87Y1ZOO9TL4MaQZZoxG1obfnUJDCdc89riSvGiKX3tv0oKe1bvimKfpi-3Dq6QN82FpiPCt5-TD2eViSMCBUV3DqkioxcLROvYr8iZTekWeDfE3uY5pPRXZw-4DM4fcpnjRNhEQo64J09_t5Tas-6abzTKVOPwdvFuh1gomhjzO0wJ2c75fox4FGXmsqVWmH_O3IHgv5Yw_YGY2Yc2uMRQ2u2LzG9XjNxqfo0u3vXIZ3RWD1BolJiF9SShb38JPOHUCArBWRr_aa9OuvWawvTzjCSklhqokuEJ8ZcYO-2vLHcTViXsVD55OA2uJvJ2x2A1ankmkNCLf1gFTIKdHi_brfwjwjzpcyaFToUSfzdckyJ9puWqWsawrtckLFfCQbVpM8d-UgX0blASYbOZVf_R_FJE3RowKISC-wu_VwYn_ftiDQYP8HViNChbVVBkY-EzLDn6u6F5KCCxS_kctx3diZ1hHSX16WoNohUCqBvpKnhM8kIPaNgT0xqCp8phnLrWFrfWw3g3HIJ_6crdCbBUEv-n-NcC39N3xWp1HuAxhLVkjTbqQerRzA990co7e9SNq35FF7b8UgBQaPMIi3ELNFbPJI4lHgpgX9jqoIR6QUJVXzTi7BhP86pj_AY6KQykcfMLZ5OhUwrHJHkPFVhkBkE1ZEmF4GdhGs6iPoKCaLxdTlWhz6PRi8nwtyIUEBXyK0BCQKqIBSV83gcAyWCPMdtEEWcB_AbIdu9L-y9jMF0FyjLm1e_j3nJwFjWEZiu4Y7a-qvEf1wB80gaU_ByLOTc-1LYXGLm6F4Hy-lNN-Ukd7x9ozHnOwO9PGZd_g1CygLzdK8yuwwIpzSbcJqY1X8XXHF1S7vDLWvSfM_7E_GftqGAErqVIPk-XnGXqD1m9FjQs7rDZL7iUJKDTAgHlGB9gp9DJVN_jWJHSjhkMqX17flw88lz3GRYCeSmkGb5UxNSRrJ1vaCO4C74sQjpCjXGI2qGkOFHkZljqiFGipysasgqp1d0XaW6E4Ze6jqESWY7D9uoMGvlEDboqr9AOuU_ZzLIJXmhr8wegmRTfOjEFCcCuGcoLDPVOdwvCaxLFpncPvvVL0JmII8Zye0X-hph_U41Lb4JcN4nnb4K8xrf6f87rQyOtPhSvVkdOJEHA5a2hLjTcXqc-a9NXb0SiJBBo5SmCGY9BBLTS6qNatExpcmOmva2q1oGsjMzlR8BxCRS2eaJ6AzemVyx9Kg47Jcc97_-h-BYzRaVIZnch2f2vUS8YtFjngj_hHZwwEJLI2CYi_7BelG2D23U52znt0Dha5TtXdmi9MYoTnRBfm-MFKWvC6kGZZFObAGuSPuclvK2urbWxooqkEUxvb7sfw0ZoA5k9U3fgFahzAC_FiLui0Yvc2ZdwnlH53Fe7CM3Xx04k7ochVqOGO6PA5zHN7wNrywJjMQjzECZAMRGN6ZT9pwcyLluU" \t "_blank"</w:instrText>
        </w:r>
        <w:r w:rsidRPr="00886CB5">
          <w:fldChar w:fldCharType="separate"/>
        </w:r>
        <w:r w:rsidRPr="00886CB5">
          <w:rPr>
            <w:rStyle w:val="Hyperlink"/>
          </w:rPr>
          <w:t>Efficacy of anti‐programmed cell death‐1 immunotherapy for skin carcinomas and melanoma metastases in a patient with xeroderma pigmentosum</w:t>
        </w:r>
        <w:r w:rsidRPr="00886CB5">
          <w:fldChar w:fldCharType="end"/>
        </w:r>
      </w:ins>
    </w:p>
    <w:p w14:paraId="388CED9D" w14:textId="77777777" w:rsidR="00886CB5" w:rsidRPr="00886CB5" w:rsidRDefault="00886CB5" w:rsidP="00886CB5">
      <w:pPr>
        <w:rPr>
          <w:ins w:id="36" w:author="Unknown"/>
        </w:rPr>
      </w:pPr>
      <w:ins w:id="37" w:author="Unknown">
        <w:r w:rsidRPr="00886CB5">
          <w:t>G. Salomon, British Journal of Dermatology, 2018</w:t>
        </w:r>
      </w:ins>
    </w:p>
    <w:p w14:paraId="11847528" w14:textId="77777777" w:rsidR="00886CB5" w:rsidRPr="00886CB5" w:rsidRDefault="00886CB5" w:rsidP="00886CB5">
      <w:pPr>
        <w:numPr>
          <w:ilvl w:val="0"/>
          <w:numId w:val="19"/>
        </w:numPr>
        <w:rPr>
          <w:ins w:id="38" w:author="Unknown"/>
        </w:rPr>
      </w:pPr>
      <w:ins w:id="39" w:author="Unknown">
        <w:r w:rsidRPr="00886CB5">
          <w:fldChar w:fldCharType="begin"/>
        </w:r>
        <w:r w:rsidRPr="00886CB5">
          <w:instrText>HYPERLINK "https://rev.trendmd.com/open/DhCQ9PlIM6OWq7fqhlMCWwt1_qf2bIm0LPcNWurxau3upz0r30EfKzjqTZmx1fTVdRkcOLDD_fB6TLI0dc_YIADteaOF0J7mYxK9lzA9ciXTMH0U2BalUN1HTplgvwk4IOOWF06j6wgXN6Y2_z6d79Ue2t_uxxl6bXUzKjqf2UCEcD1PKyP29_LM2EYERJ6jX8TdQQTTV9T7_F5FVRruZsuU8RKttMkdqcB2nHnJVUcruRuXNP61BJl5B435Fu0uBAye1EJ5vHoYz3t6UhhtxZAljaJDCrTweSwVBEYXY_UyWjplScjaRqBMHn2ka8Flpf79Dz-iNi2pkvzKas4hpgw1kDkKulNhUTit6TlUJ3UuPwt52tTrr7FBM18GJSmBdcXsBTFZvJBlou_9bTQBnKXrAdYjA2Cur7ej9IWTM9pZxkw-c7d7asDlE_EDN2d5MWbbe2gRzjveBoi-Uselb7WHr20Kn-fyjsvaaIuWmsLQzn_bYCUPdz1po6kJBkgOyJ8BRZkqsZkScrlmxgiQOVKSoU6ZKpaMWTZOAUJqJCX5EZqgcz7h85zZJ6N1YFkJ-wPq8UuQQUYjyqIXSSUw2IggvpJhVPbedIpp8t_GuCR1k--5eOWfMd_yCR7r9yPKhCb8Jp2TkUgzLWNZAvxbqkcN4qUhG8dDHBDjA9KLEjOGvSnFsh73rqYny9u1n-OFwHhi3lArF2rRUj-6kzfjT_SgvZKPw4V2_rUZalIBASfNiHtETgSV2v7_VGJV9kReHra9WeH5Df-7pqjkH0Lr_snUZ_rv5DdcqIp79Idqp9XdV9guYA_7x7BgfXi9h0XLBkm1xE3b780b-btv7-KnuCdM8IdgfyPBfkP-fWTUwHnPxcRyTjXbX1h0OuINLmRtGJuAcLgwmpj8z74I8V0dsSMO74Vpu__3GpXLuowKnbPUz9zeCUcs2KAOjIZ-rmGqL9FZzXMzdVyJwwuKuta7fcGMperllrzYySFEhfpBgkKQKv7A_bk18BATTDJcYwOVW8bZBa2SouR0syxmapLWOupHFUHMQds0L3a4RMzrquBUXRukw20wt9230LuzTgEPRLilJ3mh40AVNAi-CKw-2sS-wIDgK8OEvLF0OU5NgSwC40nZUhqe7yIU3DdsQAhSwU8AeRdzu6RiP1BNcoX_nOAZqYoVJH1awvP6r28R_FvOuaP2c5gRkLgXBhgy71RBrT9v4GQjlkBYPFi9IqJ4uKowDR-SEN7EtLhUfq1LVzrgtQ_B8HElswqEHroR7x85B_FITn7MujOq8XTupCThRSphhGfdDRgHpsSHkOiysIwtf9nhzy0PDHxwxJsWxS4d-neHG3FPa-YircOpxPCk2pBVcVUyjbIqSl_OztKeKaSF5n6pA2Zs3epIZeJYYhIcOE9TDu44udkU760VFqmKcWqWINtfuKq_qFpjy8JuDndKymBAFQrMFZYxGeUOg9sf8NmDfzvxs7ukjPIMtRta84KhSjxFOQ" \t "_blank"</w:instrText>
        </w:r>
        <w:r w:rsidRPr="00886CB5">
          <w:fldChar w:fldCharType="separate"/>
        </w:r>
        <w:r w:rsidRPr="00886CB5">
          <w:rPr>
            <w:rStyle w:val="Hyperlink"/>
          </w:rPr>
          <w:t>Chemical Carcinogenesis and Mutagenesis</w:t>
        </w:r>
        <w:r w:rsidRPr="00886CB5">
          <w:fldChar w:fldCharType="end"/>
        </w:r>
      </w:ins>
    </w:p>
    <w:p w14:paraId="218F4032" w14:textId="77777777" w:rsidR="00886CB5" w:rsidRPr="00886CB5" w:rsidRDefault="00886CB5" w:rsidP="00886CB5">
      <w:pPr>
        <w:rPr>
          <w:ins w:id="40" w:author="Unknown"/>
        </w:rPr>
      </w:pPr>
      <w:ins w:id="41" w:author="Unknown">
        <w:r w:rsidRPr="00886CB5">
          <w:t>Sigmund F Zakrzewski, Oxford Academic Books, 2002</w:t>
        </w:r>
      </w:ins>
    </w:p>
    <w:p w14:paraId="4FFC87D3" w14:textId="78B79F5A" w:rsidR="00D477E3" w:rsidRDefault="00886CB5">
      <w:r>
        <w:rPr>
          <w:noProof/>
        </w:rPr>
        <w:lastRenderedPageBreak/>
        <w:drawing>
          <wp:inline distT="0" distB="0" distL="0" distR="0" wp14:anchorId="582355AC" wp14:editId="57B4F925">
            <wp:extent cx="5731510" cy="4298950"/>
            <wp:effectExtent l="0" t="0" r="2540" b="6350"/>
            <wp:docPr id="339763919" name="Picture 1" descr="Ichthy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hthyosi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25B3A4CF" wp14:editId="594D27D3">
            <wp:extent cx="5731510" cy="4298950"/>
            <wp:effectExtent l="0" t="0" r="2540" b="6350"/>
            <wp:docPr id="843678594" name="Picture 2" descr="Close-up of ichthy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ose-up of ichthyosis"/>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5E23284B" wp14:editId="650472F4">
            <wp:extent cx="5731510" cy="4298950"/>
            <wp:effectExtent l="0" t="0" r="2540" b="6350"/>
            <wp:docPr id="1885795069" name="Picture 3" descr="Dermatitis from dry s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rmatitis from dry skin"/>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49B2"/>
    <w:multiLevelType w:val="multilevel"/>
    <w:tmpl w:val="E152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82E67"/>
    <w:multiLevelType w:val="multilevel"/>
    <w:tmpl w:val="9FE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5219E"/>
    <w:multiLevelType w:val="multilevel"/>
    <w:tmpl w:val="B550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3822"/>
    <w:multiLevelType w:val="multilevel"/>
    <w:tmpl w:val="6B6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5367E"/>
    <w:multiLevelType w:val="multilevel"/>
    <w:tmpl w:val="6D24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1091F"/>
    <w:multiLevelType w:val="multilevel"/>
    <w:tmpl w:val="43D6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E2590"/>
    <w:multiLevelType w:val="multilevel"/>
    <w:tmpl w:val="638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B7803"/>
    <w:multiLevelType w:val="multilevel"/>
    <w:tmpl w:val="C224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313E5"/>
    <w:multiLevelType w:val="multilevel"/>
    <w:tmpl w:val="C3C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37E4F"/>
    <w:multiLevelType w:val="multilevel"/>
    <w:tmpl w:val="C80C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44F57"/>
    <w:multiLevelType w:val="multilevel"/>
    <w:tmpl w:val="EF0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81348"/>
    <w:multiLevelType w:val="multilevel"/>
    <w:tmpl w:val="D6B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457DC"/>
    <w:multiLevelType w:val="multilevel"/>
    <w:tmpl w:val="D122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8764A"/>
    <w:multiLevelType w:val="multilevel"/>
    <w:tmpl w:val="747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D6393"/>
    <w:multiLevelType w:val="multilevel"/>
    <w:tmpl w:val="9B1C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74A63"/>
    <w:multiLevelType w:val="multilevel"/>
    <w:tmpl w:val="07FE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F485E"/>
    <w:multiLevelType w:val="multilevel"/>
    <w:tmpl w:val="1356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43E07"/>
    <w:multiLevelType w:val="multilevel"/>
    <w:tmpl w:val="AE5E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66876"/>
    <w:multiLevelType w:val="multilevel"/>
    <w:tmpl w:val="876A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040918">
    <w:abstractNumId w:val="15"/>
  </w:num>
  <w:num w:numId="2" w16cid:durableId="1302883287">
    <w:abstractNumId w:val="18"/>
  </w:num>
  <w:num w:numId="3" w16cid:durableId="268271254">
    <w:abstractNumId w:val="12"/>
  </w:num>
  <w:num w:numId="4" w16cid:durableId="1064569289">
    <w:abstractNumId w:val="5"/>
  </w:num>
  <w:num w:numId="5" w16cid:durableId="222521403">
    <w:abstractNumId w:val="1"/>
  </w:num>
  <w:num w:numId="6" w16cid:durableId="1144081336">
    <w:abstractNumId w:val="16"/>
  </w:num>
  <w:num w:numId="7" w16cid:durableId="1559173455">
    <w:abstractNumId w:val="3"/>
  </w:num>
  <w:num w:numId="8" w16cid:durableId="122887344">
    <w:abstractNumId w:val="4"/>
  </w:num>
  <w:num w:numId="9" w16cid:durableId="667371285">
    <w:abstractNumId w:val="11"/>
  </w:num>
  <w:num w:numId="10" w16cid:durableId="2033608528">
    <w:abstractNumId w:val="9"/>
  </w:num>
  <w:num w:numId="11" w16cid:durableId="638413930">
    <w:abstractNumId w:val="7"/>
  </w:num>
  <w:num w:numId="12" w16cid:durableId="968515243">
    <w:abstractNumId w:val="14"/>
  </w:num>
  <w:num w:numId="13" w16cid:durableId="86539173">
    <w:abstractNumId w:val="2"/>
  </w:num>
  <w:num w:numId="14" w16cid:durableId="1414547379">
    <w:abstractNumId w:val="10"/>
  </w:num>
  <w:num w:numId="15" w16cid:durableId="514920956">
    <w:abstractNumId w:val="13"/>
  </w:num>
  <w:num w:numId="16" w16cid:durableId="1178230239">
    <w:abstractNumId w:val="6"/>
  </w:num>
  <w:num w:numId="17" w16cid:durableId="1942059589">
    <w:abstractNumId w:val="0"/>
  </w:num>
  <w:num w:numId="18" w16cid:durableId="338117057">
    <w:abstractNumId w:val="17"/>
  </w:num>
  <w:num w:numId="19" w16cid:durableId="16132426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96F"/>
    <w:rsid w:val="00426D7A"/>
    <w:rsid w:val="00433FDD"/>
    <w:rsid w:val="00886CB5"/>
    <w:rsid w:val="00D477E3"/>
    <w:rsid w:val="00E97DE0"/>
    <w:rsid w:val="00F12A1C"/>
    <w:rsid w:val="00F30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B7F430-EDB9-480E-85EC-EB2D267D5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9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9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9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9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9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9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9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9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9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9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96F"/>
    <w:rPr>
      <w:rFonts w:eastAsiaTheme="majorEastAsia" w:cstheme="majorBidi"/>
      <w:color w:val="272727" w:themeColor="text1" w:themeTint="D8"/>
    </w:rPr>
  </w:style>
  <w:style w:type="paragraph" w:styleId="Title">
    <w:name w:val="Title"/>
    <w:basedOn w:val="Normal"/>
    <w:next w:val="Normal"/>
    <w:link w:val="TitleChar"/>
    <w:uiPriority w:val="10"/>
    <w:qFormat/>
    <w:rsid w:val="00F30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96F"/>
    <w:pPr>
      <w:spacing w:before="160"/>
      <w:jc w:val="center"/>
    </w:pPr>
    <w:rPr>
      <w:i/>
      <w:iCs/>
      <w:color w:val="404040" w:themeColor="text1" w:themeTint="BF"/>
    </w:rPr>
  </w:style>
  <w:style w:type="character" w:customStyle="1" w:styleId="QuoteChar">
    <w:name w:val="Quote Char"/>
    <w:basedOn w:val="DefaultParagraphFont"/>
    <w:link w:val="Quote"/>
    <w:uiPriority w:val="29"/>
    <w:rsid w:val="00F3096F"/>
    <w:rPr>
      <w:i/>
      <w:iCs/>
      <w:color w:val="404040" w:themeColor="text1" w:themeTint="BF"/>
    </w:rPr>
  </w:style>
  <w:style w:type="paragraph" w:styleId="ListParagraph">
    <w:name w:val="List Paragraph"/>
    <w:basedOn w:val="Normal"/>
    <w:uiPriority w:val="34"/>
    <w:qFormat/>
    <w:rsid w:val="00F3096F"/>
    <w:pPr>
      <w:ind w:left="720"/>
      <w:contextualSpacing/>
    </w:pPr>
  </w:style>
  <w:style w:type="character" w:styleId="IntenseEmphasis">
    <w:name w:val="Intense Emphasis"/>
    <w:basedOn w:val="DefaultParagraphFont"/>
    <w:uiPriority w:val="21"/>
    <w:qFormat/>
    <w:rsid w:val="00F3096F"/>
    <w:rPr>
      <w:i/>
      <w:iCs/>
      <w:color w:val="2F5496" w:themeColor="accent1" w:themeShade="BF"/>
    </w:rPr>
  </w:style>
  <w:style w:type="paragraph" w:styleId="IntenseQuote">
    <w:name w:val="Intense Quote"/>
    <w:basedOn w:val="Normal"/>
    <w:next w:val="Normal"/>
    <w:link w:val="IntenseQuoteChar"/>
    <w:uiPriority w:val="30"/>
    <w:qFormat/>
    <w:rsid w:val="00F30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96F"/>
    <w:rPr>
      <w:i/>
      <w:iCs/>
      <w:color w:val="2F5496" w:themeColor="accent1" w:themeShade="BF"/>
    </w:rPr>
  </w:style>
  <w:style w:type="character" w:styleId="IntenseReference">
    <w:name w:val="Intense Reference"/>
    <w:basedOn w:val="DefaultParagraphFont"/>
    <w:uiPriority w:val="32"/>
    <w:qFormat/>
    <w:rsid w:val="00F3096F"/>
    <w:rPr>
      <w:b/>
      <w:bCs/>
      <w:smallCaps/>
      <w:color w:val="2F5496" w:themeColor="accent1" w:themeShade="BF"/>
      <w:spacing w:val="5"/>
    </w:rPr>
  </w:style>
  <w:style w:type="character" w:styleId="Hyperlink">
    <w:name w:val="Hyperlink"/>
    <w:basedOn w:val="DefaultParagraphFont"/>
    <w:uiPriority w:val="99"/>
    <w:unhideWhenUsed/>
    <w:rsid w:val="00886CB5"/>
    <w:rPr>
      <w:color w:val="0563C1" w:themeColor="hyperlink"/>
      <w:u w:val="single"/>
    </w:rPr>
  </w:style>
  <w:style w:type="character" w:styleId="UnresolvedMention">
    <w:name w:val="Unresolved Mention"/>
    <w:basedOn w:val="DefaultParagraphFont"/>
    <w:uiPriority w:val="99"/>
    <w:semiHidden/>
    <w:unhideWhenUsed/>
    <w:rsid w:val="00886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rmnetnz.org/topics/ichthyosis-vulgaris" TargetMode="External"/><Relationship Id="rId21" Type="http://schemas.openxmlformats.org/officeDocument/2006/relationships/hyperlink" Target="https://dermnetnz.org/topics/egfr-and-protein-kinase-inhibitors" TargetMode="External"/><Relationship Id="rId42" Type="http://schemas.openxmlformats.org/officeDocument/2006/relationships/hyperlink" Target="https://dermnetnz.org/topics/pruritus" TargetMode="External"/><Relationship Id="rId47" Type="http://schemas.openxmlformats.org/officeDocument/2006/relationships/hyperlink" Target="https://dermnetnz.org/topics/nickel-allergy" TargetMode="External"/><Relationship Id="rId63" Type="http://schemas.openxmlformats.org/officeDocument/2006/relationships/hyperlink" Target="https://dermnetnz.org/topics/barrier-function-in-atopic-dermatitis" TargetMode="External"/><Relationship Id="rId68" Type="http://schemas.openxmlformats.org/officeDocument/2006/relationships/hyperlink" Target="https://dermnetnz.org/topics/kava-dermopathy" TargetMode="External"/><Relationship Id="rId16" Type="http://schemas.openxmlformats.org/officeDocument/2006/relationships/hyperlink" Target="https://dermnetnz.org/topics/menopause-and-the-skin" TargetMode="External"/><Relationship Id="rId11" Type="http://schemas.openxmlformats.org/officeDocument/2006/relationships/hyperlink" Target="https://dermnetnz.org/topics/dry-skin?utm_source=chatgpt.com" TargetMode="External"/><Relationship Id="rId24" Type="http://schemas.openxmlformats.org/officeDocument/2006/relationships/hyperlink" Target="https://dermnetnz.org/topics/barrier-function-in-atopic-dermatitis" TargetMode="External"/><Relationship Id="rId32" Type="http://schemas.openxmlformats.org/officeDocument/2006/relationships/hyperlink" Target="https://dermnetnz.org/topics/egfr-and-protein-kinase-inhibitors" TargetMode="External"/><Relationship Id="rId37" Type="http://schemas.openxmlformats.org/officeDocument/2006/relationships/hyperlink" Target="https://dermnetnz.org/topics/atopic-dermatitis" TargetMode="External"/><Relationship Id="rId40" Type="http://schemas.openxmlformats.org/officeDocument/2006/relationships/hyperlink" Target="https://dermnetnz.org/topics/discoid-eczema" TargetMode="External"/><Relationship Id="rId45" Type="http://schemas.openxmlformats.org/officeDocument/2006/relationships/hyperlink" Target="https://dermnetnz.org/topics/food-allergy" TargetMode="External"/><Relationship Id="rId53" Type="http://schemas.openxmlformats.org/officeDocument/2006/relationships/hyperlink" Target="https://dermnetnz.org/topics/pruritus" TargetMode="External"/><Relationship Id="rId58" Type="http://schemas.openxmlformats.org/officeDocument/2006/relationships/hyperlink" Target="https://dermnetnz.org/topics/oatmeal" TargetMode="External"/><Relationship Id="rId66" Type="http://schemas.openxmlformats.org/officeDocument/2006/relationships/hyperlink" Target="https://dermnetnz.org/topics/emollients-and-moisturisers" TargetMode="External"/><Relationship Id="rId74" Type="http://schemas.openxmlformats.org/officeDocument/2006/relationships/image" Target="media/image2.jpeg"/><Relationship Id="rId5" Type="http://schemas.openxmlformats.org/officeDocument/2006/relationships/hyperlink" Target="https://dermnetnz.org/topics/dry-skin?utm_source=chatgpt.com" TargetMode="External"/><Relationship Id="rId61" Type="http://schemas.openxmlformats.org/officeDocument/2006/relationships/hyperlink" Target="https://dermnetnz.org/topics/asteatotic-eczema" TargetMode="External"/><Relationship Id="rId19" Type="http://schemas.openxmlformats.org/officeDocument/2006/relationships/hyperlink" Target="https://dermnetnz.org/topics/dermatitis" TargetMode="External"/><Relationship Id="rId14" Type="http://schemas.openxmlformats.org/officeDocument/2006/relationships/hyperlink" Target="https://dermnetnz.org/topics/ichthyosis" TargetMode="External"/><Relationship Id="rId22" Type="http://schemas.openxmlformats.org/officeDocument/2006/relationships/hyperlink" Target="https://dermnetnz.org/topics/soaps-and-cleansers" TargetMode="External"/><Relationship Id="rId27" Type="http://schemas.openxmlformats.org/officeDocument/2006/relationships/hyperlink" Target="https://dermnetnz.org/topics/recessive-x-linked-ichthyosis" TargetMode="External"/><Relationship Id="rId30" Type="http://schemas.openxmlformats.org/officeDocument/2006/relationships/hyperlink" Target="https://dermnetnz.org/topics/skin-conditions-relating-to-hiv-infection" TargetMode="External"/><Relationship Id="rId35" Type="http://schemas.openxmlformats.org/officeDocument/2006/relationships/hyperlink" Target="https://dermnetnz.org/topics/dry-skin-images" TargetMode="External"/><Relationship Id="rId43" Type="http://schemas.openxmlformats.org/officeDocument/2006/relationships/hyperlink" Target="https://dermnetnz.org/topics/complications-of-atopic-dermatitis" TargetMode="External"/><Relationship Id="rId48" Type="http://schemas.openxmlformats.org/officeDocument/2006/relationships/hyperlink" Target="https://dermnetnz.org/topics/barrier-function-in-atopic-dermatitis" TargetMode="External"/><Relationship Id="rId56" Type="http://schemas.openxmlformats.org/officeDocument/2006/relationships/hyperlink" Target="https://dermnetnz.org/topics/calcineurin-inhibitors" TargetMode="External"/><Relationship Id="rId64" Type="http://schemas.openxmlformats.org/officeDocument/2006/relationships/hyperlink" Target="https://dermnetnz.org/topics/dermatitis" TargetMode="External"/><Relationship Id="rId69" Type="http://schemas.openxmlformats.org/officeDocument/2006/relationships/hyperlink" Target="http://emedicine.medscape.com/article/1124528-overview" TargetMode="External"/><Relationship Id="rId77" Type="http://schemas.openxmlformats.org/officeDocument/2006/relationships/theme" Target="theme/theme1.xml"/><Relationship Id="rId8" Type="http://schemas.openxmlformats.org/officeDocument/2006/relationships/hyperlink" Target="https://dermnetnz.org/topics/dry-skin?utm_source=chatgpt.com" TargetMode="External"/><Relationship Id="rId51" Type="http://schemas.openxmlformats.org/officeDocument/2006/relationships/hyperlink" Target="https://dermnetnz.org/topics/ichthyosis" TargetMode="External"/><Relationship Id="rId72" Type="http://schemas.openxmlformats.org/officeDocument/2006/relationships/hyperlink" Target="https://www.amazon.com/Dermatology-Made-second-Amanda-Oakley-dp-1914961161/dp/1914961161/ref=dp_ob_title_bk?&amp;_encoding=UTF8&amp;tag=nzdermnet-20&amp;linkCode=ur2&amp;linkId=2addc7901a76f7726fa42eeeea7a28ea&amp;camp=1789&amp;creative=9325" TargetMode="External"/><Relationship Id="rId3" Type="http://schemas.openxmlformats.org/officeDocument/2006/relationships/settings" Target="settings.xml"/><Relationship Id="rId12" Type="http://schemas.openxmlformats.org/officeDocument/2006/relationships/hyperlink" Target="https://dermnetnz.org/topics/dry-skin?utm_source=chatgpt.com" TargetMode="External"/><Relationship Id="rId17" Type="http://schemas.openxmlformats.org/officeDocument/2006/relationships/hyperlink" Target="https://dermnetnz.org/topics/skin-problems-associated-with-thyroid-disease" TargetMode="External"/><Relationship Id="rId25" Type="http://schemas.openxmlformats.org/officeDocument/2006/relationships/hyperlink" Target="https://dermnetnz.org/topics/ichthyosis" TargetMode="External"/><Relationship Id="rId33" Type="http://schemas.openxmlformats.org/officeDocument/2006/relationships/hyperlink" Target="https://dermnetnz.org/topics/hydroxyurea" TargetMode="External"/><Relationship Id="rId38" Type="http://schemas.openxmlformats.org/officeDocument/2006/relationships/hyperlink" Target="https://dermnetnz.org/topics/ichthyosis-vulgaris" TargetMode="External"/><Relationship Id="rId46" Type="http://schemas.openxmlformats.org/officeDocument/2006/relationships/hyperlink" Target="https://dermnetnz.org/topics/allergic-contact-dermatitis" TargetMode="External"/><Relationship Id="rId59" Type="http://schemas.openxmlformats.org/officeDocument/2006/relationships/hyperlink" Target="https://dermnetnz.org/topics/emollients-and-moisturisers" TargetMode="External"/><Relationship Id="rId67" Type="http://schemas.openxmlformats.org/officeDocument/2006/relationships/hyperlink" Target="https://dermnetnz.org/topics/sensitive-skin" TargetMode="External"/><Relationship Id="rId20" Type="http://schemas.openxmlformats.org/officeDocument/2006/relationships/hyperlink" Target="https://dermnetnz.org/topics/oral-retinoids" TargetMode="External"/><Relationship Id="rId41" Type="http://schemas.openxmlformats.org/officeDocument/2006/relationships/hyperlink" Target="https://dermnetnz.org/topics/winter-itch" TargetMode="External"/><Relationship Id="rId54" Type="http://schemas.openxmlformats.org/officeDocument/2006/relationships/hyperlink" Target="https://dermnetnz.org/topics/barrier-function-in-atopic-dermatitis" TargetMode="External"/><Relationship Id="rId62" Type="http://schemas.openxmlformats.org/officeDocument/2006/relationships/hyperlink" Target="https://dermnetnz.org/topics/atopic-dermatitis" TargetMode="External"/><Relationship Id="rId70" Type="http://schemas.openxmlformats.org/officeDocument/2006/relationships/hyperlink" Target="https://www.aad.org/public/diseases/dry-sweaty-skin/dry-skin" TargetMode="External"/><Relationship Id="rId75"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hyperlink" Target="https://dermnetnz.org/topics/dry-skin?utm_source=chatgpt.com" TargetMode="External"/><Relationship Id="rId15" Type="http://schemas.openxmlformats.org/officeDocument/2006/relationships/hyperlink" Target="https://dermnetnz.org/topics/atopic-dermatitis" TargetMode="External"/><Relationship Id="rId23" Type="http://schemas.openxmlformats.org/officeDocument/2006/relationships/hyperlink" Target="https://dermnetnz.org/topics/cutaneous-adverse-effects-of-alcohol" TargetMode="External"/><Relationship Id="rId28" Type="http://schemas.openxmlformats.org/officeDocument/2006/relationships/hyperlink" Target="https://dermnetnz.org/topics/skin-problems-associated-with-thyroid-disease" TargetMode="External"/><Relationship Id="rId36" Type="http://schemas.openxmlformats.org/officeDocument/2006/relationships/hyperlink" Target="https://dermnetnz.org/topics/dermatitis" TargetMode="External"/><Relationship Id="rId49" Type="http://schemas.openxmlformats.org/officeDocument/2006/relationships/hyperlink" Target="https://dermnetnz.org/topics/skin-biopsy" TargetMode="External"/><Relationship Id="rId57" Type="http://schemas.openxmlformats.org/officeDocument/2006/relationships/hyperlink" Target="https://dermnetnz.org/topics/soaps-and-cleansers" TargetMode="External"/><Relationship Id="rId10" Type="http://schemas.openxmlformats.org/officeDocument/2006/relationships/hyperlink" Target="https://dermnetnz.org/topics/dry-skin?utm_source=chatgpt.com" TargetMode="External"/><Relationship Id="rId31" Type="http://schemas.openxmlformats.org/officeDocument/2006/relationships/hyperlink" Target="https://dermnetnz.org/topics/kava-dermopathy" TargetMode="External"/><Relationship Id="rId44" Type="http://schemas.openxmlformats.org/officeDocument/2006/relationships/hyperlink" Target="https://dermnetnz.org/topics/ichthyosis" TargetMode="External"/><Relationship Id="rId52" Type="http://schemas.openxmlformats.org/officeDocument/2006/relationships/hyperlink" Target="https://dermnetnz.org/topics/emollients-and-moisturisers" TargetMode="External"/><Relationship Id="rId60" Type="http://schemas.openxmlformats.org/officeDocument/2006/relationships/hyperlink" Target="https://dermnetnz.org/topics/dry-skin-images" TargetMode="External"/><Relationship Id="rId65" Type="http://schemas.openxmlformats.org/officeDocument/2006/relationships/hyperlink" Target="https://dermnetnz.org/topics/ichthyosis" TargetMode="External"/><Relationship Id="rId73"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dermnetnz.org/topics/dry-skin?utm_source=chatgpt.com" TargetMode="External"/><Relationship Id="rId13" Type="http://schemas.openxmlformats.org/officeDocument/2006/relationships/hyperlink" Target="https://dermnetnz.org/topics/dry-skin?utm_source=chatgpt.com" TargetMode="External"/><Relationship Id="rId18" Type="http://schemas.openxmlformats.org/officeDocument/2006/relationships/hyperlink" Target="https://dermnetnz.org/topics/malnutrition-including-anorexia-nervosa" TargetMode="External"/><Relationship Id="rId39" Type="http://schemas.openxmlformats.org/officeDocument/2006/relationships/hyperlink" Target="https://dermnetnz.org/topics/asteatotic-eczema" TargetMode="External"/><Relationship Id="rId34" Type="http://schemas.openxmlformats.org/officeDocument/2006/relationships/hyperlink" Target="https://dermnetnz.org/topics/ichthyosis" TargetMode="External"/><Relationship Id="rId50" Type="http://schemas.openxmlformats.org/officeDocument/2006/relationships/hyperlink" Target="https://dermnetnz.org/topics/ichthyosis" TargetMode="External"/><Relationship Id="rId55" Type="http://schemas.openxmlformats.org/officeDocument/2006/relationships/hyperlink" Target="https://dermnetnz.org/topics/topical-steroid" TargetMode="External"/><Relationship Id="rId76" Type="http://schemas.openxmlformats.org/officeDocument/2006/relationships/fontTable" Target="fontTable.xml"/><Relationship Id="rId7" Type="http://schemas.openxmlformats.org/officeDocument/2006/relationships/hyperlink" Target="https://dermnetnz.org/topics/dry-skin?utm_source=chatgpt.com" TargetMode="External"/><Relationship Id="rId71" Type="http://schemas.openxmlformats.org/officeDocument/2006/relationships/hyperlink" Target="https://dermnetnz.org/topics/books-about-the-skin/" TargetMode="External"/><Relationship Id="rId2" Type="http://schemas.openxmlformats.org/officeDocument/2006/relationships/styles" Target="styles.xml"/><Relationship Id="rId29" Type="http://schemas.openxmlformats.org/officeDocument/2006/relationships/hyperlink" Target="https://dermnetnz.org/topics/sarcoid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4266</Words>
  <Characters>24322</Characters>
  <Application>Microsoft Office Word</Application>
  <DocSecurity>0</DocSecurity>
  <Lines>202</Lines>
  <Paragraphs>57</Paragraphs>
  <ScaleCrop>false</ScaleCrop>
  <Company/>
  <LinksUpToDate>false</LinksUpToDate>
  <CharactersWithSpaces>28531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2026-08-19T12:12:00Z</dcterms:created>
  <dcterms:modified xsi:type="dcterms:W3CDTF">2026-08-19T12:13:00Z</dcterms:modified>
</cp:coreProperties>
</file>