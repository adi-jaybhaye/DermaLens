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536B" w14:textId="77777777" w:rsidR="00476F4B" w:rsidRPr="00476F4B" w:rsidRDefault="00476F4B" w:rsidP="00476F4B">
      <w:pPr>
        <w:rPr>
          <w:b/>
          <w:bCs/>
        </w:rPr>
      </w:pPr>
      <w:r w:rsidRPr="00476F4B">
        <w:rPr>
          <w:b/>
          <w:bCs/>
        </w:rPr>
        <w:t>Acne vulgaris</w:t>
      </w:r>
    </w:p>
    <w:p w14:paraId="1DE5FFF9" w14:textId="77777777" w:rsidR="00476F4B" w:rsidRPr="00476F4B" w:rsidRDefault="00476F4B" w:rsidP="00476F4B"/>
    <w:p w14:paraId="1B99AD9B" w14:textId="77777777" w:rsidR="00476F4B" w:rsidRPr="00476F4B" w:rsidRDefault="00476F4B" w:rsidP="00476F4B">
      <w:r w:rsidRPr="00476F4B">
        <w:t>Author: Reviewed and updated by Dr Amanda Oakley Dermatologist, Hamilton, New Zealand; Vanessa Ngan, Staff Writer; and Clare Morrison, Copy Writer; June 2014. Skin of colour update: Dr Chelsea Jones, Dermatology Research Fellow, The Skin Hospital Westmead NSW, Australia; Dr Monisha Gupta, Dermatologist, Conjoint University of NSW and Western Sydney University, Sydney, NSW, Australia. July 2021</w:t>
      </w:r>
    </w:p>
    <w:p w14:paraId="71A5C4FC" w14:textId="77777777" w:rsidR="00476F4B" w:rsidRPr="00476F4B" w:rsidRDefault="00476F4B" w:rsidP="00476F4B">
      <w:hyperlink r:id="rId5" w:anchor="Demographics%3Cbr%20/%3E" w:history="1">
        <w:r w:rsidRPr="00476F4B">
          <w:rPr>
            <w:rStyle w:val="Hyperlink"/>
          </w:rPr>
          <w:t>Demographics</w:t>
        </w:r>
        <w:r w:rsidRPr="00476F4B">
          <w:rPr>
            <w:rStyle w:val="Hyperlink"/>
          </w:rPr>
          <w:br/>
        </w:r>
      </w:hyperlink>
      <w:r w:rsidRPr="00476F4B">
        <w:t> </w:t>
      </w:r>
      <w:hyperlink r:id="rId6" w:anchor="Clinical%20features%3Cbr%20/%3E" w:history="1">
        <w:r w:rsidRPr="00476F4B">
          <w:rPr>
            <w:rStyle w:val="Hyperlink"/>
          </w:rPr>
          <w:t>Clinical features</w:t>
        </w:r>
        <w:r w:rsidRPr="00476F4B">
          <w:rPr>
            <w:rStyle w:val="Hyperlink"/>
          </w:rPr>
          <w:br/>
        </w:r>
      </w:hyperlink>
      <w:r w:rsidRPr="00476F4B">
        <w:t> </w:t>
      </w:r>
      <w:hyperlink r:id="rId7" w:anchor="Acne%20grading%3Cbr%20/%3E" w:history="1">
        <w:r w:rsidRPr="00476F4B">
          <w:rPr>
            <w:rStyle w:val="Hyperlink"/>
          </w:rPr>
          <w:t>Acne grading</w:t>
        </w:r>
        <w:r w:rsidRPr="00476F4B">
          <w:rPr>
            <w:rStyle w:val="Hyperlink"/>
          </w:rPr>
          <w:br/>
        </w:r>
      </w:hyperlink>
      <w:r w:rsidRPr="00476F4B">
        <w:t> </w:t>
      </w:r>
      <w:hyperlink r:id="rId8" w:anchor="Complications%3Cbr%20/%3E" w:history="1">
        <w:r w:rsidRPr="00476F4B">
          <w:rPr>
            <w:rStyle w:val="Hyperlink"/>
          </w:rPr>
          <w:t>Complications</w:t>
        </w:r>
        <w:r w:rsidRPr="00476F4B">
          <w:rPr>
            <w:rStyle w:val="Hyperlink"/>
          </w:rPr>
          <w:br/>
        </w:r>
      </w:hyperlink>
      <w:r w:rsidRPr="00476F4B">
        <w:t> </w:t>
      </w:r>
      <w:hyperlink r:id="rId9" w:anchor="Treatment" w:history="1">
        <w:r w:rsidRPr="00476F4B">
          <w:rPr>
            <w:rStyle w:val="Hyperlink"/>
          </w:rPr>
          <w:t>Treatment</w:t>
        </w:r>
      </w:hyperlink>
    </w:p>
    <w:p w14:paraId="7F82E1CB" w14:textId="77777777" w:rsidR="00476F4B" w:rsidRPr="00476F4B" w:rsidRDefault="00476F4B" w:rsidP="00476F4B">
      <w:r w:rsidRPr="00476F4B">
        <w:t>Acne vulgaris is the common form of acne, characterised by a mixed eruption of inflammatory and non-inflammatory skin lesions (see all the </w:t>
      </w:r>
      <w:hyperlink r:id="rId10" w:history="1">
        <w:r w:rsidRPr="00476F4B">
          <w:rPr>
            <w:rStyle w:val="Hyperlink"/>
          </w:rPr>
          <w:t>acne types</w:t>
        </w:r>
      </w:hyperlink>
      <w:r w:rsidRPr="00476F4B">
        <w:t>).</w:t>
      </w:r>
    </w:p>
    <w:p w14:paraId="5B1D1876" w14:textId="77777777" w:rsidR="00476F4B" w:rsidRPr="00476F4B" w:rsidRDefault="00476F4B" w:rsidP="00476F4B">
      <w:r w:rsidRPr="00476F4B">
        <w:t>You may prefer to call acne "pimples", "spots" or "zits".</w:t>
      </w:r>
    </w:p>
    <w:p w14:paraId="0640607B" w14:textId="77777777" w:rsidR="00476F4B" w:rsidRPr="00476F4B" w:rsidRDefault="00476F4B" w:rsidP="00476F4B">
      <w:pPr>
        <w:rPr>
          <w:b/>
          <w:bCs/>
        </w:rPr>
      </w:pPr>
      <w:r w:rsidRPr="00476F4B">
        <w:rPr>
          <w:b/>
          <w:bCs/>
        </w:rPr>
        <w:t>Who gets acne vulgaris?</w:t>
      </w:r>
    </w:p>
    <w:p w14:paraId="6EC1FA97" w14:textId="77777777" w:rsidR="00476F4B" w:rsidRPr="00476F4B" w:rsidRDefault="00476F4B" w:rsidP="00476F4B">
      <w:r w:rsidRPr="00476F4B">
        <w:t>Nearly all of us have acne at some time or another. Acne affects both sexes and all races. Although acne mainly affects adolescents, it can affect a wide age range.</w:t>
      </w:r>
    </w:p>
    <w:p w14:paraId="22B75DA1" w14:textId="77777777" w:rsidR="00476F4B" w:rsidRPr="00476F4B" w:rsidRDefault="00476F4B" w:rsidP="00476F4B">
      <w:pPr>
        <w:numPr>
          <w:ilvl w:val="0"/>
          <w:numId w:val="1"/>
        </w:numPr>
      </w:pPr>
      <w:hyperlink r:id="rId11" w:history="1">
        <w:r w:rsidRPr="00476F4B">
          <w:rPr>
            <w:rStyle w:val="Hyperlink"/>
          </w:rPr>
          <w:t>Infantile acne</w:t>
        </w:r>
      </w:hyperlink>
    </w:p>
    <w:p w14:paraId="6F8FBD2E" w14:textId="77777777" w:rsidR="00476F4B" w:rsidRPr="00476F4B" w:rsidRDefault="00476F4B" w:rsidP="00476F4B">
      <w:pPr>
        <w:numPr>
          <w:ilvl w:val="0"/>
          <w:numId w:val="1"/>
        </w:numPr>
      </w:pPr>
      <w:hyperlink r:id="rId12" w:history="1">
        <w:r w:rsidRPr="00476F4B">
          <w:rPr>
            <w:rStyle w:val="Hyperlink"/>
          </w:rPr>
          <w:t>Acne in children</w:t>
        </w:r>
      </w:hyperlink>
    </w:p>
    <w:p w14:paraId="785989CA" w14:textId="77777777" w:rsidR="00476F4B" w:rsidRPr="00476F4B" w:rsidRDefault="00476F4B" w:rsidP="00476F4B">
      <w:pPr>
        <w:numPr>
          <w:ilvl w:val="0"/>
          <w:numId w:val="1"/>
        </w:numPr>
      </w:pPr>
      <w:hyperlink r:id="rId13" w:history="1">
        <w:r w:rsidRPr="00476F4B">
          <w:rPr>
            <w:rStyle w:val="Hyperlink"/>
          </w:rPr>
          <w:t>Adult acne</w:t>
        </w:r>
      </w:hyperlink>
    </w:p>
    <w:p w14:paraId="1E0802CC" w14:textId="77777777" w:rsidR="00476F4B" w:rsidRPr="00476F4B" w:rsidRDefault="00476F4B" w:rsidP="00476F4B">
      <w:r w:rsidRPr="00476F4B">
        <w:t>Find out more about the </w:t>
      </w:r>
      <w:hyperlink r:id="rId14" w:history="1">
        <w:r w:rsidRPr="00476F4B">
          <w:rPr>
            <w:rStyle w:val="Hyperlink"/>
          </w:rPr>
          <w:t>causes of acne</w:t>
        </w:r>
      </w:hyperlink>
      <w:r w:rsidRPr="00476F4B">
        <w:t>...</w:t>
      </w:r>
    </w:p>
    <w:p w14:paraId="345FFBB1" w14:textId="77777777" w:rsidR="00476F4B" w:rsidRPr="00476F4B" w:rsidRDefault="00476F4B" w:rsidP="00476F4B">
      <w:pPr>
        <w:rPr>
          <w:b/>
          <w:bCs/>
        </w:rPr>
      </w:pPr>
      <w:r w:rsidRPr="00476F4B">
        <w:rPr>
          <w:b/>
          <w:bCs/>
        </w:rPr>
        <w:t>What are the clinical features of acne vulgaris?</w:t>
      </w:r>
    </w:p>
    <w:p w14:paraId="614775E3" w14:textId="77777777" w:rsidR="00476F4B" w:rsidRPr="00476F4B" w:rsidRDefault="00476F4B" w:rsidP="00476F4B">
      <w:r w:rsidRPr="00476F4B">
        <w:t>Acne most often affects the face, but it may spread to involve the neck, chest and back, and sometimes even more extensively over the body.</w:t>
      </w:r>
    </w:p>
    <w:p w14:paraId="0D827556" w14:textId="77777777" w:rsidR="00476F4B" w:rsidRPr="00476F4B" w:rsidRDefault="00476F4B" w:rsidP="00476F4B">
      <w:r w:rsidRPr="00476F4B">
        <w:t>Individual lesions are centred on the pilosebaceous unit, ie the hair follicle and its associated oil gland. Several types of acne spots occur, often at the same time. They may be </w:t>
      </w:r>
      <w:hyperlink r:id="rId15" w:history="1">
        <w:r w:rsidRPr="00476F4B">
          <w:rPr>
            <w:rStyle w:val="Hyperlink"/>
          </w:rPr>
          <w:t>inflammatory</w:t>
        </w:r>
      </w:hyperlink>
      <w:r w:rsidRPr="00476F4B">
        <w:t> papules, pustules and nodules; or non-inflamed </w:t>
      </w:r>
      <w:hyperlink r:id="rId16" w:history="1">
        <w:r w:rsidRPr="00476F4B">
          <w:rPr>
            <w:rStyle w:val="Hyperlink"/>
          </w:rPr>
          <w:t>comedones</w:t>
        </w:r>
      </w:hyperlink>
      <w:r w:rsidRPr="00476F4B">
        <w:t> and pseudocysts.</w:t>
      </w:r>
    </w:p>
    <w:p w14:paraId="60DC1EFC" w14:textId="77777777" w:rsidR="00476F4B" w:rsidRPr="00476F4B" w:rsidRDefault="00476F4B" w:rsidP="00476F4B">
      <w:pPr>
        <w:rPr>
          <w:b/>
          <w:bCs/>
        </w:rPr>
      </w:pPr>
      <w:r w:rsidRPr="00476F4B">
        <w:rPr>
          <w:b/>
          <w:bCs/>
        </w:rPr>
        <w:t>Superficial lesions</w:t>
      </w:r>
    </w:p>
    <w:p w14:paraId="779D92F8" w14:textId="77777777" w:rsidR="00476F4B" w:rsidRPr="00476F4B" w:rsidRDefault="00476F4B" w:rsidP="00476F4B">
      <w:pPr>
        <w:numPr>
          <w:ilvl w:val="0"/>
          <w:numId w:val="2"/>
        </w:numPr>
      </w:pPr>
      <w:r w:rsidRPr="00476F4B">
        <w:t>Open and closed </w:t>
      </w:r>
      <w:hyperlink r:id="rId17" w:history="1">
        <w:r w:rsidRPr="00476F4B">
          <w:rPr>
            <w:rStyle w:val="Hyperlink"/>
          </w:rPr>
          <w:t>comedones</w:t>
        </w:r>
      </w:hyperlink>
      <w:r w:rsidRPr="00476F4B">
        <w:t> (blackheads and whiteheads)</w:t>
      </w:r>
    </w:p>
    <w:p w14:paraId="731C23BC" w14:textId="77777777" w:rsidR="00476F4B" w:rsidRPr="00476F4B" w:rsidRDefault="00476F4B" w:rsidP="00476F4B">
      <w:pPr>
        <w:numPr>
          <w:ilvl w:val="0"/>
          <w:numId w:val="2"/>
        </w:numPr>
      </w:pPr>
      <w:r w:rsidRPr="00476F4B">
        <w:t>Papules (small, tender red bumps)</w:t>
      </w:r>
    </w:p>
    <w:p w14:paraId="1993D604" w14:textId="77777777" w:rsidR="00476F4B" w:rsidRPr="00476F4B" w:rsidRDefault="00476F4B" w:rsidP="00476F4B">
      <w:pPr>
        <w:numPr>
          <w:ilvl w:val="0"/>
          <w:numId w:val="2"/>
        </w:numPr>
      </w:pPr>
      <w:r w:rsidRPr="00476F4B">
        <w:t>Pustules (white or yellow "squeezable" spots)</w:t>
      </w:r>
    </w:p>
    <w:p w14:paraId="57860E86" w14:textId="77777777" w:rsidR="00476F4B" w:rsidRPr="00476F4B" w:rsidRDefault="00476F4B" w:rsidP="00476F4B">
      <w:pPr>
        <w:rPr>
          <w:b/>
          <w:bCs/>
        </w:rPr>
      </w:pPr>
      <w:r w:rsidRPr="00476F4B">
        <w:rPr>
          <w:b/>
          <w:bCs/>
        </w:rPr>
        <w:t>Deeper lesions</w:t>
      </w:r>
    </w:p>
    <w:p w14:paraId="4CE817ED" w14:textId="77777777" w:rsidR="00476F4B" w:rsidRPr="00476F4B" w:rsidRDefault="00476F4B" w:rsidP="00476F4B">
      <w:pPr>
        <w:numPr>
          <w:ilvl w:val="0"/>
          <w:numId w:val="3"/>
        </w:numPr>
      </w:pPr>
      <w:r w:rsidRPr="00476F4B">
        <w:t>Nodules (large painful red lumps)</w:t>
      </w:r>
    </w:p>
    <w:p w14:paraId="7EEAB27D" w14:textId="77777777" w:rsidR="00476F4B" w:rsidRPr="00476F4B" w:rsidRDefault="00476F4B" w:rsidP="00476F4B">
      <w:pPr>
        <w:numPr>
          <w:ilvl w:val="0"/>
          <w:numId w:val="3"/>
        </w:numPr>
      </w:pPr>
      <w:r w:rsidRPr="00476F4B">
        <w:t>Pseudocysts (cyst-like fluctuant swellings)</w:t>
      </w:r>
    </w:p>
    <w:p w14:paraId="0CCE6BFC" w14:textId="77777777" w:rsidR="00476F4B" w:rsidRPr="00476F4B" w:rsidRDefault="00476F4B" w:rsidP="00476F4B">
      <w:pPr>
        <w:rPr>
          <w:b/>
          <w:bCs/>
        </w:rPr>
      </w:pPr>
      <w:r w:rsidRPr="00476F4B">
        <w:rPr>
          <w:b/>
          <w:bCs/>
        </w:rPr>
        <w:t>Secondary lesions</w:t>
      </w:r>
    </w:p>
    <w:p w14:paraId="66115EB6" w14:textId="77777777" w:rsidR="00476F4B" w:rsidRPr="00476F4B" w:rsidRDefault="00476F4B" w:rsidP="00476F4B">
      <w:pPr>
        <w:numPr>
          <w:ilvl w:val="0"/>
          <w:numId w:val="4"/>
        </w:numPr>
      </w:pPr>
      <w:r w:rsidRPr="00476F4B">
        <w:lastRenderedPageBreak/>
        <w:t>Excoriations (picked or scratched spots)</w:t>
      </w:r>
    </w:p>
    <w:p w14:paraId="436B66DA" w14:textId="77777777" w:rsidR="00476F4B" w:rsidRPr="00476F4B" w:rsidRDefault="00476F4B" w:rsidP="00476F4B">
      <w:pPr>
        <w:numPr>
          <w:ilvl w:val="0"/>
          <w:numId w:val="4"/>
        </w:numPr>
      </w:pPr>
      <w:r w:rsidRPr="00476F4B">
        <w:t>Erythematous macules (red marks from recently healed spots, best seen in in fair skin)</w:t>
      </w:r>
    </w:p>
    <w:p w14:paraId="0A5580E8" w14:textId="77777777" w:rsidR="00476F4B" w:rsidRPr="00476F4B" w:rsidRDefault="00476F4B" w:rsidP="00476F4B">
      <w:pPr>
        <w:numPr>
          <w:ilvl w:val="0"/>
          <w:numId w:val="4"/>
        </w:numPr>
      </w:pPr>
      <w:r w:rsidRPr="00476F4B">
        <w:t>Pigmented macules (dark marks from old spots, mostly affecting those with dark skin)</w:t>
      </w:r>
    </w:p>
    <w:p w14:paraId="0D3EF13E" w14:textId="77777777" w:rsidR="00476F4B" w:rsidRPr="00476F4B" w:rsidRDefault="00476F4B" w:rsidP="00476F4B">
      <w:pPr>
        <w:numPr>
          <w:ilvl w:val="0"/>
          <w:numId w:val="4"/>
        </w:numPr>
      </w:pPr>
      <w:hyperlink r:id="rId18" w:history="1">
        <w:r w:rsidRPr="00476F4B">
          <w:rPr>
            <w:rStyle w:val="Hyperlink"/>
          </w:rPr>
          <w:t>Scars</w:t>
        </w:r>
      </w:hyperlink>
      <w:r w:rsidRPr="00476F4B">
        <w:t> of various types</w:t>
      </w:r>
    </w:p>
    <w:p w14:paraId="42B98A66" w14:textId="77777777" w:rsidR="00476F4B" w:rsidRPr="00476F4B" w:rsidRDefault="00476F4B" w:rsidP="00476F4B">
      <w:r w:rsidRPr="00476F4B">
        <w:t>Individual acne lesions usually last less than 2 weeks but the deeper papules and nodules may persist for months. Many acne patients also have oily skin (</w:t>
      </w:r>
      <w:hyperlink r:id="rId19" w:history="1">
        <w:r w:rsidRPr="00476F4B">
          <w:rPr>
            <w:rStyle w:val="Hyperlink"/>
          </w:rPr>
          <w:t>seborrhoea</w:t>
        </w:r>
      </w:hyperlink>
      <w:r w:rsidRPr="00476F4B">
        <w:t>).</w:t>
      </w:r>
    </w:p>
    <w:p w14:paraId="62FF51B4" w14:textId="77777777" w:rsidR="00476F4B" w:rsidRPr="00476F4B" w:rsidRDefault="00476F4B" w:rsidP="00476F4B">
      <w:r w:rsidRPr="00476F4B">
        <w:t>More images of acne ...</w:t>
      </w:r>
    </w:p>
    <w:p w14:paraId="77EE60BF" w14:textId="77777777" w:rsidR="00476F4B" w:rsidRPr="00476F4B" w:rsidRDefault="00476F4B" w:rsidP="00476F4B">
      <w:pPr>
        <w:numPr>
          <w:ilvl w:val="0"/>
          <w:numId w:val="5"/>
        </w:numPr>
      </w:pPr>
      <w:hyperlink r:id="rId20" w:history="1">
        <w:r w:rsidRPr="00476F4B">
          <w:rPr>
            <w:rStyle w:val="Hyperlink"/>
          </w:rPr>
          <w:t>Acne vulgaris</w:t>
        </w:r>
      </w:hyperlink>
    </w:p>
    <w:p w14:paraId="0F0270FB" w14:textId="77777777" w:rsidR="00476F4B" w:rsidRPr="00476F4B" w:rsidRDefault="00476F4B" w:rsidP="00476F4B">
      <w:pPr>
        <w:numPr>
          <w:ilvl w:val="0"/>
          <w:numId w:val="5"/>
        </w:numPr>
      </w:pPr>
      <w:hyperlink r:id="rId21" w:history="1">
        <w:r w:rsidRPr="00476F4B">
          <w:rPr>
            <w:rStyle w:val="Hyperlink"/>
          </w:rPr>
          <w:t>Facial acne</w:t>
        </w:r>
      </w:hyperlink>
    </w:p>
    <w:p w14:paraId="6BB50EBE" w14:textId="77777777" w:rsidR="00476F4B" w:rsidRPr="00476F4B" w:rsidRDefault="00476F4B" w:rsidP="00476F4B">
      <w:pPr>
        <w:numPr>
          <w:ilvl w:val="0"/>
          <w:numId w:val="5"/>
        </w:numPr>
      </w:pPr>
      <w:hyperlink r:id="rId22" w:history="1">
        <w:r w:rsidRPr="00476F4B">
          <w:rPr>
            <w:rStyle w:val="Hyperlink"/>
          </w:rPr>
          <w:t>Back acne</w:t>
        </w:r>
      </w:hyperlink>
    </w:p>
    <w:p w14:paraId="1C038CC1" w14:textId="77777777" w:rsidR="00476F4B" w:rsidRPr="00476F4B" w:rsidRDefault="00476F4B" w:rsidP="00476F4B">
      <w:pPr>
        <w:rPr>
          <w:b/>
          <w:bCs/>
        </w:rPr>
      </w:pPr>
      <w:r w:rsidRPr="00476F4B">
        <w:rPr>
          <w:b/>
          <w:bCs/>
        </w:rPr>
        <w:t>How do clinical features vary in differing types of skin?</w:t>
      </w:r>
    </w:p>
    <w:p w14:paraId="4F3B9A29" w14:textId="77777777" w:rsidR="00476F4B" w:rsidRPr="00476F4B" w:rsidRDefault="00476F4B" w:rsidP="00476F4B">
      <w:r w:rsidRPr="00476F4B">
        <w:t>All characteristic lesions of acne vulgaris can occur in skin of colour, but it usually presents with less discernible redness and more </w:t>
      </w:r>
      <w:hyperlink r:id="rId23" w:history="1">
        <w:r w:rsidRPr="00476F4B">
          <w:rPr>
            <w:rStyle w:val="Hyperlink"/>
          </w:rPr>
          <w:t>postinflammatory hyperpigmentation</w:t>
        </w:r>
      </w:hyperlink>
      <w:r w:rsidRPr="00476F4B">
        <w:t> (pigmented macules) which persists long after the acne lesion has gone. Post-inflammatory hyperpigmentation is often the major reason for seeking medical attention, causing significant psychological effects.</w:t>
      </w:r>
    </w:p>
    <w:p w14:paraId="3C95ECC3" w14:textId="77777777" w:rsidR="00476F4B" w:rsidRPr="00476F4B" w:rsidRDefault="00476F4B" w:rsidP="00476F4B">
      <w:r w:rsidRPr="00476F4B">
        <w:t>Pomade acne occurs more commonly in people with skin of colour due to cultural practices with hair styling products in African American and Hispanic populations. The use of greasy hair products leads to follicular plugging and comedones along the hairline.</w:t>
      </w:r>
    </w:p>
    <w:p w14:paraId="5EA8D4D2" w14:textId="77777777" w:rsidR="00476F4B" w:rsidRPr="00476F4B" w:rsidRDefault="00476F4B" w:rsidP="00476F4B">
      <w:hyperlink r:id="rId24" w:history="1">
        <w:r w:rsidRPr="00476F4B">
          <w:rPr>
            <w:rStyle w:val="Hyperlink"/>
          </w:rPr>
          <w:t>Keloid</w:t>
        </w:r>
      </w:hyperlink>
      <w:r w:rsidRPr="00476F4B">
        <w:t> scarring is more common in skin of colour following acne lesions, particularly along the jawline, chest, and upper back.</w:t>
      </w:r>
    </w:p>
    <w:p w14:paraId="0DF97048" w14:textId="77777777" w:rsidR="00476F4B" w:rsidRPr="00476F4B" w:rsidRDefault="00476F4B" w:rsidP="00476F4B">
      <w:pPr>
        <w:rPr>
          <w:b/>
          <w:bCs/>
        </w:rPr>
      </w:pPr>
      <w:r w:rsidRPr="00476F4B">
        <w:rPr>
          <w:b/>
          <w:bCs/>
        </w:rPr>
        <w:t>Acne grading</w:t>
      </w:r>
    </w:p>
    <w:p w14:paraId="35553487" w14:textId="77777777" w:rsidR="00476F4B" w:rsidRPr="00476F4B" w:rsidRDefault="00476F4B" w:rsidP="00476F4B">
      <w:r w:rsidRPr="00476F4B">
        <w:t>Acne may be classified as mild, moderate or severe. Comedones and inflammatory lesions are usually considered separately.</w:t>
      </w:r>
    </w:p>
    <w:p w14:paraId="20CCE5A1" w14:textId="77777777" w:rsidR="00476F4B" w:rsidRPr="00476F4B" w:rsidRDefault="00476F4B" w:rsidP="00476F4B">
      <w:pPr>
        <w:rPr>
          <w:b/>
          <w:bCs/>
        </w:rPr>
      </w:pPr>
      <w:r w:rsidRPr="00476F4B">
        <w:rPr>
          <w:b/>
          <w:bCs/>
        </w:rPr>
        <w:t>Mild acne</w:t>
      </w:r>
    </w:p>
    <w:p w14:paraId="6F920902" w14:textId="77777777" w:rsidR="00476F4B" w:rsidRPr="00476F4B" w:rsidRDefault="00476F4B" w:rsidP="00476F4B">
      <w:pPr>
        <w:numPr>
          <w:ilvl w:val="0"/>
          <w:numId w:val="6"/>
        </w:numPr>
      </w:pPr>
      <w:r w:rsidRPr="00476F4B">
        <w:t>&lt;20 comedones</w:t>
      </w:r>
    </w:p>
    <w:p w14:paraId="5070826B" w14:textId="77777777" w:rsidR="00476F4B" w:rsidRPr="00476F4B" w:rsidRDefault="00476F4B" w:rsidP="00476F4B">
      <w:pPr>
        <w:numPr>
          <w:ilvl w:val="0"/>
          <w:numId w:val="6"/>
        </w:numPr>
      </w:pPr>
      <w:r w:rsidRPr="00476F4B">
        <w:t>&lt;15 inflammatory lesions</w:t>
      </w:r>
    </w:p>
    <w:p w14:paraId="074823E8" w14:textId="77777777" w:rsidR="00476F4B" w:rsidRPr="00476F4B" w:rsidRDefault="00476F4B" w:rsidP="00476F4B">
      <w:pPr>
        <w:numPr>
          <w:ilvl w:val="0"/>
          <w:numId w:val="6"/>
        </w:numPr>
      </w:pPr>
      <w:r w:rsidRPr="00476F4B">
        <w:t>Or, total lesion count &lt;30</w:t>
      </w:r>
    </w:p>
    <w:p w14:paraId="7596375F" w14:textId="77777777" w:rsidR="00476F4B" w:rsidRPr="00476F4B" w:rsidRDefault="00476F4B" w:rsidP="00476F4B">
      <w:pPr>
        <w:rPr>
          <w:b/>
          <w:bCs/>
        </w:rPr>
      </w:pPr>
      <w:r w:rsidRPr="00476F4B">
        <w:rPr>
          <w:b/>
          <w:bCs/>
        </w:rPr>
        <w:t>Moderate acne</w:t>
      </w:r>
    </w:p>
    <w:p w14:paraId="1ED72B47" w14:textId="77777777" w:rsidR="00476F4B" w:rsidRPr="00476F4B" w:rsidRDefault="00476F4B" w:rsidP="00476F4B">
      <w:pPr>
        <w:numPr>
          <w:ilvl w:val="0"/>
          <w:numId w:val="7"/>
        </w:numPr>
      </w:pPr>
      <w:r w:rsidRPr="00476F4B">
        <w:t>20–100 comedones</w:t>
      </w:r>
    </w:p>
    <w:p w14:paraId="3FA40EB2" w14:textId="77777777" w:rsidR="00476F4B" w:rsidRPr="00476F4B" w:rsidRDefault="00476F4B" w:rsidP="00476F4B">
      <w:pPr>
        <w:numPr>
          <w:ilvl w:val="0"/>
          <w:numId w:val="7"/>
        </w:numPr>
      </w:pPr>
      <w:r w:rsidRPr="00476F4B">
        <w:t>15–50 inflammatory lesions</w:t>
      </w:r>
    </w:p>
    <w:p w14:paraId="13D49C95" w14:textId="77777777" w:rsidR="00476F4B" w:rsidRPr="00476F4B" w:rsidRDefault="00476F4B" w:rsidP="00476F4B">
      <w:pPr>
        <w:numPr>
          <w:ilvl w:val="0"/>
          <w:numId w:val="7"/>
        </w:numPr>
      </w:pPr>
      <w:r w:rsidRPr="00476F4B">
        <w:t>Or, total lesion count 30–125</w:t>
      </w:r>
    </w:p>
    <w:p w14:paraId="5E87B267" w14:textId="77777777" w:rsidR="00476F4B" w:rsidRPr="00476F4B" w:rsidRDefault="00476F4B" w:rsidP="00476F4B">
      <w:pPr>
        <w:rPr>
          <w:b/>
          <w:bCs/>
        </w:rPr>
      </w:pPr>
      <w:r w:rsidRPr="00476F4B">
        <w:rPr>
          <w:b/>
          <w:bCs/>
        </w:rPr>
        <w:t>Severe acne</w:t>
      </w:r>
    </w:p>
    <w:p w14:paraId="16D4150D" w14:textId="77777777" w:rsidR="00476F4B" w:rsidRPr="00476F4B" w:rsidRDefault="00476F4B" w:rsidP="00476F4B">
      <w:pPr>
        <w:numPr>
          <w:ilvl w:val="0"/>
          <w:numId w:val="8"/>
        </w:numPr>
      </w:pPr>
      <w:r w:rsidRPr="00476F4B">
        <w:t>&gt;5 pseudocysts</w:t>
      </w:r>
    </w:p>
    <w:p w14:paraId="61386252" w14:textId="77777777" w:rsidR="00476F4B" w:rsidRPr="00476F4B" w:rsidRDefault="00476F4B" w:rsidP="00476F4B">
      <w:pPr>
        <w:numPr>
          <w:ilvl w:val="0"/>
          <w:numId w:val="8"/>
        </w:numPr>
      </w:pPr>
      <w:r w:rsidRPr="00476F4B">
        <w:t>Total comedo count &gt;100</w:t>
      </w:r>
    </w:p>
    <w:p w14:paraId="4B20D262" w14:textId="77777777" w:rsidR="00476F4B" w:rsidRPr="00476F4B" w:rsidRDefault="00476F4B" w:rsidP="00476F4B">
      <w:pPr>
        <w:numPr>
          <w:ilvl w:val="0"/>
          <w:numId w:val="8"/>
        </w:numPr>
      </w:pPr>
      <w:r w:rsidRPr="00476F4B">
        <w:lastRenderedPageBreak/>
        <w:t>Total inflammatory count &gt;50</w:t>
      </w:r>
    </w:p>
    <w:p w14:paraId="4533D756" w14:textId="77777777" w:rsidR="00476F4B" w:rsidRPr="00476F4B" w:rsidRDefault="00476F4B" w:rsidP="00476F4B">
      <w:pPr>
        <w:numPr>
          <w:ilvl w:val="0"/>
          <w:numId w:val="8"/>
        </w:numPr>
      </w:pPr>
      <w:r w:rsidRPr="00476F4B">
        <w:t>Or, total lesion count &gt;125</w:t>
      </w:r>
    </w:p>
    <w:p w14:paraId="70D8E0FF" w14:textId="77777777" w:rsidR="00476F4B" w:rsidRPr="00476F4B" w:rsidRDefault="00476F4B" w:rsidP="00476F4B">
      <w:r w:rsidRPr="00476F4B">
        <w:t>Some dermatologists assess the severity of a patient's acne more precisely by using a grading scale. The inflammatory lesions are compared with a set of standard photographs to determine the grade, which may be 1 (very mild) to 12 (exceptionally severe) for example.</w:t>
      </w:r>
    </w:p>
    <w:p w14:paraId="4B3C7FE9" w14:textId="77777777" w:rsidR="00476F4B" w:rsidRPr="00476F4B" w:rsidRDefault="00476F4B" w:rsidP="00476F4B">
      <w:r w:rsidRPr="00476F4B">
        <w:t>In clinical trials evaluating acne treatment, the numbers of non-inflamed and inflamed lesions are carefully counted at regular intervals. It is remarkably difficult to count consistently.</w:t>
      </w:r>
    </w:p>
    <w:p w14:paraId="6B03EF6C" w14:textId="77777777" w:rsidR="00476F4B" w:rsidRPr="00476F4B" w:rsidRDefault="00476F4B" w:rsidP="00476F4B">
      <w:pPr>
        <w:rPr>
          <w:b/>
          <w:bCs/>
        </w:rPr>
      </w:pPr>
      <w:r w:rsidRPr="00476F4B">
        <w:rPr>
          <w:b/>
          <w:bCs/>
        </w:rPr>
        <w:t>What are the complications of acne vulgaris?</w:t>
      </w:r>
    </w:p>
    <w:p w14:paraId="11050403" w14:textId="77777777" w:rsidR="00476F4B" w:rsidRPr="00476F4B" w:rsidRDefault="00476F4B" w:rsidP="00476F4B">
      <w:pPr>
        <w:numPr>
          <w:ilvl w:val="0"/>
          <w:numId w:val="9"/>
        </w:numPr>
      </w:pPr>
      <w:r w:rsidRPr="00476F4B">
        <w:t>Postinflammatory hyperpigmentation</w:t>
      </w:r>
    </w:p>
    <w:p w14:paraId="0877B1A6" w14:textId="77777777" w:rsidR="00476F4B" w:rsidRPr="00476F4B" w:rsidRDefault="00476F4B" w:rsidP="00476F4B">
      <w:pPr>
        <w:numPr>
          <w:ilvl w:val="0"/>
          <w:numId w:val="9"/>
        </w:numPr>
      </w:pPr>
      <w:hyperlink r:id="rId25" w:history="1">
        <w:r w:rsidRPr="00476F4B">
          <w:rPr>
            <w:rStyle w:val="Hyperlink"/>
          </w:rPr>
          <w:t>Scarring</w:t>
        </w:r>
      </w:hyperlink>
      <w:r w:rsidRPr="00476F4B">
        <w:t>, including keloid scars</w:t>
      </w:r>
    </w:p>
    <w:p w14:paraId="72E6D683" w14:textId="77777777" w:rsidR="00476F4B" w:rsidRPr="00476F4B" w:rsidRDefault="00476F4B" w:rsidP="00476F4B">
      <w:pPr>
        <w:numPr>
          <w:ilvl w:val="0"/>
          <w:numId w:val="9"/>
        </w:numPr>
      </w:pPr>
      <w:hyperlink r:id="rId26" w:history="1">
        <w:r w:rsidRPr="00476F4B">
          <w:rPr>
            <w:rStyle w:val="Hyperlink"/>
          </w:rPr>
          <w:t>Psychological effects of acne</w:t>
        </w:r>
      </w:hyperlink>
    </w:p>
    <w:p w14:paraId="1CC05C0C" w14:textId="77777777" w:rsidR="00476F4B" w:rsidRPr="00476F4B" w:rsidRDefault="00476F4B" w:rsidP="00476F4B">
      <w:pPr>
        <w:rPr>
          <w:b/>
          <w:bCs/>
        </w:rPr>
      </w:pPr>
      <w:r w:rsidRPr="00476F4B">
        <w:rPr>
          <w:b/>
          <w:bCs/>
        </w:rPr>
        <w:t>What is the treatment for acne vulgaris?</w:t>
      </w:r>
    </w:p>
    <w:p w14:paraId="1A9806F6" w14:textId="77777777" w:rsidR="00476F4B" w:rsidRPr="00476F4B" w:rsidRDefault="00476F4B" w:rsidP="00476F4B">
      <w:hyperlink r:id="rId27" w:history="1">
        <w:r w:rsidRPr="00476F4B">
          <w:rPr>
            <w:rStyle w:val="Hyperlink"/>
          </w:rPr>
          <w:t>Treatment for acne</w:t>
        </w:r>
      </w:hyperlink>
      <w:r w:rsidRPr="00476F4B">
        <w:t> depends on the patient's age and sex, the extent and the severity of the acne, how long it has been present, and response to previous treatments.</w:t>
      </w:r>
    </w:p>
    <w:p w14:paraId="554FD399" w14:textId="77777777" w:rsidR="00476F4B" w:rsidRPr="00476F4B" w:rsidRDefault="00476F4B" w:rsidP="00476F4B">
      <w:pPr>
        <w:numPr>
          <w:ilvl w:val="0"/>
          <w:numId w:val="10"/>
        </w:numPr>
      </w:pPr>
      <w:r w:rsidRPr="00476F4B">
        <w:t>Treatment for mild acne includes </w:t>
      </w:r>
      <w:hyperlink r:id="rId28" w:history="1">
        <w:r w:rsidRPr="00476F4B">
          <w:rPr>
            <w:rStyle w:val="Hyperlink"/>
          </w:rPr>
          <w:t>topical anti-acne preparations</w:t>
        </w:r>
      </w:hyperlink>
      <w:r w:rsidRPr="00476F4B">
        <w:t>, </w:t>
      </w:r>
      <w:hyperlink r:id="rId29" w:history="1">
        <w:r w:rsidRPr="00476F4B">
          <w:rPr>
            <w:rStyle w:val="Hyperlink"/>
          </w:rPr>
          <w:t>lasers and lights</w:t>
        </w:r>
      </w:hyperlink>
    </w:p>
    <w:p w14:paraId="72757251" w14:textId="77777777" w:rsidR="00476F4B" w:rsidRPr="00476F4B" w:rsidRDefault="00476F4B" w:rsidP="00476F4B">
      <w:pPr>
        <w:numPr>
          <w:ilvl w:val="0"/>
          <w:numId w:val="10"/>
        </w:numPr>
      </w:pPr>
      <w:r w:rsidRPr="00476F4B">
        <w:t>Treatment for moderate acne includes antibiotics such as </w:t>
      </w:r>
      <w:hyperlink r:id="rId30" w:history="1">
        <w:r w:rsidRPr="00476F4B">
          <w:rPr>
            <w:rStyle w:val="Hyperlink"/>
          </w:rPr>
          <w:t>tetracyclines</w:t>
        </w:r>
      </w:hyperlink>
      <w:r w:rsidRPr="00476F4B">
        <w:t> and/or </w:t>
      </w:r>
      <w:hyperlink r:id="rId31" w:history="1">
        <w:r w:rsidRPr="00476F4B">
          <w:rPr>
            <w:rStyle w:val="Hyperlink"/>
          </w:rPr>
          <w:t>antiandrogens</w:t>
        </w:r>
      </w:hyperlink>
      <w:r w:rsidRPr="00476F4B">
        <w:t> such as birth control pill</w:t>
      </w:r>
    </w:p>
    <w:p w14:paraId="1EAF702F" w14:textId="77777777" w:rsidR="00476F4B" w:rsidRPr="00476F4B" w:rsidRDefault="00476F4B" w:rsidP="00476F4B">
      <w:pPr>
        <w:numPr>
          <w:ilvl w:val="0"/>
          <w:numId w:val="10"/>
        </w:numPr>
      </w:pPr>
      <w:r w:rsidRPr="00476F4B">
        <w:t>Treatment for severe acne may require a course of oral </w:t>
      </w:r>
      <w:hyperlink r:id="rId32" w:history="1">
        <w:r w:rsidRPr="00476F4B">
          <w:rPr>
            <w:rStyle w:val="Hyperlink"/>
          </w:rPr>
          <w:t>isotretinoin</w:t>
        </w:r>
      </w:hyperlink>
      <w:r w:rsidRPr="00476F4B">
        <w:t>.</w:t>
      </w:r>
    </w:p>
    <w:p w14:paraId="4B6F7E22" w14:textId="77777777" w:rsidR="00476F4B" w:rsidRPr="00476F4B" w:rsidRDefault="00476F4B" w:rsidP="00476F4B">
      <w:pPr>
        <w:rPr>
          <w:lang w:val="en"/>
        </w:rPr>
      </w:pPr>
      <w:r w:rsidRPr="00476F4B">
        <w:rPr>
          <w:lang w:val="en"/>
        </w:rPr>
        <w:t>PlayNext</w:t>
      </w:r>
    </w:p>
    <w:p w14:paraId="0F46CDFF" w14:textId="77777777" w:rsidR="00476F4B" w:rsidRPr="00476F4B" w:rsidRDefault="00476F4B" w:rsidP="00476F4B">
      <w:pPr>
        <w:rPr>
          <w:lang w:val="en"/>
        </w:rPr>
      </w:pPr>
      <w:r w:rsidRPr="00476F4B">
        <w:rPr>
          <w:lang w:val="en"/>
        </w:rPr>
        <w:t>Mute</w:t>
      </w:r>
    </w:p>
    <w:p w14:paraId="2A597BD7" w14:textId="77777777" w:rsidR="00476F4B" w:rsidRPr="00476F4B" w:rsidRDefault="00476F4B" w:rsidP="00476F4B">
      <w:pPr>
        <w:rPr>
          <w:lang w:val="en"/>
        </w:rPr>
      </w:pPr>
      <w:r w:rsidRPr="00476F4B">
        <w:rPr>
          <w:lang w:val="en"/>
        </w:rPr>
        <w:t>Current Time 0:00</w:t>
      </w:r>
    </w:p>
    <w:p w14:paraId="45F0B688" w14:textId="77777777" w:rsidR="00476F4B" w:rsidRPr="00476F4B" w:rsidRDefault="00476F4B" w:rsidP="00476F4B">
      <w:pPr>
        <w:rPr>
          <w:lang w:val="en"/>
        </w:rPr>
      </w:pPr>
      <w:r w:rsidRPr="00476F4B">
        <w:rPr>
          <w:lang w:val="en"/>
        </w:rPr>
        <w:t>/</w:t>
      </w:r>
    </w:p>
    <w:p w14:paraId="3E974790" w14:textId="77777777" w:rsidR="00476F4B" w:rsidRPr="00476F4B" w:rsidRDefault="00476F4B" w:rsidP="00476F4B">
      <w:pPr>
        <w:rPr>
          <w:lang w:val="en"/>
        </w:rPr>
      </w:pPr>
      <w:r w:rsidRPr="00476F4B">
        <w:rPr>
          <w:lang w:val="en"/>
        </w:rPr>
        <w:t>Duration 5:14</w:t>
      </w:r>
    </w:p>
    <w:p w14:paraId="4CA13614" w14:textId="77777777" w:rsidR="00476F4B" w:rsidRPr="00476F4B" w:rsidRDefault="00476F4B" w:rsidP="00476F4B">
      <w:pPr>
        <w:rPr>
          <w:lang w:val="en"/>
        </w:rPr>
      </w:pPr>
      <w:r w:rsidRPr="00476F4B">
        <w:rPr>
          <w:lang w:val="en"/>
        </w:rPr>
        <w:t>Fullscreen</w:t>
      </w:r>
    </w:p>
    <w:p w14:paraId="5FA48424" w14:textId="77777777" w:rsidR="00476F4B" w:rsidRPr="00476F4B" w:rsidRDefault="00476F4B" w:rsidP="00476F4B">
      <w:pPr>
        <w:rPr>
          <w:b/>
          <w:bCs/>
        </w:rPr>
      </w:pPr>
      <w:r w:rsidRPr="00476F4B">
        <w:rPr>
          <w:b/>
          <w:bCs/>
        </w:rPr>
        <w:t>ADVERTISEMENT</w:t>
      </w:r>
    </w:p>
    <w:p w14:paraId="456E41FA" w14:textId="77777777" w:rsidR="00476F4B" w:rsidRPr="00476F4B" w:rsidRDefault="00476F4B" w:rsidP="00476F4B">
      <w:pPr>
        <w:rPr>
          <w:b/>
          <w:bCs/>
        </w:rPr>
      </w:pPr>
      <w:r w:rsidRPr="00476F4B">
        <w:rPr>
          <w:b/>
          <w:bCs/>
        </w:rPr>
        <w:t>References</w:t>
      </w:r>
    </w:p>
    <w:p w14:paraId="31E5F90D" w14:textId="77777777" w:rsidR="00476F4B" w:rsidRPr="00476F4B" w:rsidRDefault="00476F4B" w:rsidP="00476F4B">
      <w:pPr>
        <w:numPr>
          <w:ilvl w:val="0"/>
          <w:numId w:val="11"/>
        </w:numPr>
      </w:pPr>
      <w:r w:rsidRPr="00476F4B">
        <w:t>Lehmann HP, Robinson KA, Andrews JS, Holloway V, Goodman SN. Acne therapy: a methodologic review. J Am Acad Dermatol. 2002;47(2):231–40. doi:10.1067/mjd.2002.120912. </w:t>
      </w:r>
      <w:hyperlink r:id="rId33" w:tgtFrame="_blank" w:history="1">
        <w:r w:rsidRPr="00476F4B">
          <w:rPr>
            <w:rStyle w:val="Hyperlink"/>
          </w:rPr>
          <w:t>PubMed</w:t>
        </w:r>
      </w:hyperlink>
      <w:r w:rsidRPr="00476F4B">
        <w:t> </w:t>
      </w:r>
    </w:p>
    <w:p w14:paraId="5E902A68" w14:textId="77777777" w:rsidR="00476F4B" w:rsidRPr="00476F4B" w:rsidRDefault="00476F4B" w:rsidP="00476F4B">
      <w:pPr>
        <w:numPr>
          <w:ilvl w:val="0"/>
          <w:numId w:val="11"/>
        </w:numPr>
      </w:pPr>
      <w:r w:rsidRPr="00476F4B">
        <w:t>Tan JKL, Jones E, Allen E, Pripotnev S, Raza A, Wolfe B. Evaluation of essential clinical components and features of current acne global grading scales. J Am Acad Dermatol. 2013;69(5):754–61. doi:10.1016/j.jaad.2013.07.029. </w:t>
      </w:r>
      <w:hyperlink r:id="rId34" w:tgtFrame="_blank" w:history="1">
        <w:r w:rsidRPr="00476F4B">
          <w:rPr>
            <w:rStyle w:val="Hyperlink"/>
          </w:rPr>
          <w:t>PubMed</w:t>
        </w:r>
      </w:hyperlink>
      <w:r w:rsidRPr="00476F4B">
        <w:t> </w:t>
      </w:r>
    </w:p>
    <w:p w14:paraId="5BB7CAF2" w14:textId="77777777" w:rsidR="00476F4B" w:rsidRPr="00476F4B" w:rsidRDefault="00476F4B" w:rsidP="00476F4B">
      <w:pPr>
        <w:numPr>
          <w:ilvl w:val="0"/>
          <w:numId w:val="11"/>
        </w:numPr>
      </w:pPr>
      <w:r w:rsidRPr="00476F4B">
        <w:t>Yin NC, McMichael AJ. Acne in patients with skin of color: practical management. Am J Clin Dermatol. 2014;15(1):7–16. doi:10.1007/s40257-013-0049-1. </w:t>
      </w:r>
      <w:hyperlink r:id="rId35" w:tgtFrame="_blank" w:history="1">
        <w:r w:rsidRPr="00476F4B">
          <w:rPr>
            <w:rStyle w:val="Hyperlink"/>
          </w:rPr>
          <w:t>PubMed</w:t>
        </w:r>
      </w:hyperlink>
      <w:r w:rsidRPr="00476F4B">
        <w:t> </w:t>
      </w:r>
    </w:p>
    <w:p w14:paraId="34F186B9" w14:textId="77777777" w:rsidR="00476F4B" w:rsidRPr="00476F4B" w:rsidRDefault="00476F4B" w:rsidP="00476F4B">
      <w:pPr>
        <w:rPr>
          <w:b/>
          <w:bCs/>
        </w:rPr>
      </w:pPr>
      <w:r w:rsidRPr="00476F4B">
        <w:rPr>
          <w:b/>
          <w:bCs/>
        </w:rPr>
        <w:lastRenderedPageBreak/>
        <w:t>On DermNet</w:t>
      </w:r>
    </w:p>
    <w:p w14:paraId="30CA34C2" w14:textId="77777777" w:rsidR="00476F4B" w:rsidRPr="00476F4B" w:rsidRDefault="00476F4B" w:rsidP="00476F4B">
      <w:pPr>
        <w:numPr>
          <w:ilvl w:val="0"/>
          <w:numId w:val="12"/>
        </w:numPr>
      </w:pPr>
      <w:hyperlink r:id="rId36" w:history="1">
        <w:r w:rsidRPr="00476F4B">
          <w:rPr>
            <w:rStyle w:val="Hyperlink"/>
          </w:rPr>
          <w:t>Acne vulgaris images</w:t>
        </w:r>
      </w:hyperlink>
    </w:p>
    <w:p w14:paraId="5856D03D" w14:textId="77777777" w:rsidR="00476F4B" w:rsidRPr="00476F4B" w:rsidRDefault="00476F4B" w:rsidP="00476F4B">
      <w:pPr>
        <w:numPr>
          <w:ilvl w:val="0"/>
          <w:numId w:val="12"/>
        </w:numPr>
      </w:pPr>
      <w:hyperlink r:id="rId37" w:history="1">
        <w:r w:rsidRPr="00476F4B">
          <w:rPr>
            <w:rStyle w:val="Hyperlink"/>
          </w:rPr>
          <w:t>Acne</w:t>
        </w:r>
      </w:hyperlink>
    </w:p>
    <w:p w14:paraId="157FA53B" w14:textId="77777777" w:rsidR="00476F4B" w:rsidRPr="00476F4B" w:rsidRDefault="00476F4B" w:rsidP="00476F4B">
      <w:pPr>
        <w:numPr>
          <w:ilvl w:val="0"/>
          <w:numId w:val="12"/>
        </w:numPr>
      </w:pPr>
      <w:hyperlink r:id="rId38" w:history="1">
        <w:r w:rsidRPr="00476F4B">
          <w:rPr>
            <w:rStyle w:val="Hyperlink"/>
          </w:rPr>
          <w:t>Acne and other follicular lesions </w:t>
        </w:r>
      </w:hyperlink>
    </w:p>
    <w:p w14:paraId="5CF27F94" w14:textId="77777777" w:rsidR="00476F4B" w:rsidRPr="00476F4B" w:rsidRDefault="00476F4B" w:rsidP="00476F4B">
      <w:pPr>
        <w:numPr>
          <w:ilvl w:val="0"/>
          <w:numId w:val="12"/>
        </w:numPr>
      </w:pPr>
      <w:hyperlink r:id="rId39" w:history="1">
        <w:r w:rsidRPr="00476F4B">
          <w:rPr>
            <w:rStyle w:val="Hyperlink"/>
          </w:rPr>
          <w:t>Acne in pregnancy</w:t>
        </w:r>
      </w:hyperlink>
    </w:p>
    <w:p w14:paraId="5E1544FA" w14:textId="77777777" w:rsidR="00476F4B" w:rsidRPr="00476F4B" w:rsidRDefault="00476F4B" w:rsidP="00476F4B">
      <w:pPr>
        <w:numPr>
          <w:ilvl w:val="0"/>
          <w:numId w:val="12"/>
        </w:numPr>
      </w:pPr>
      <w:hyperlink r:id="rId40" w:history="1">
        <w:r w:rsidRPr="00476F4B">
          <w:rPr>
            <w:rStyle w:val="Hyperlink"/>
          </w:rPr>
          <w:t>Acne management</w:t>
        </w:r>
      </w:hyperlink>
    </w:p>
    <w:p w14:paraId="71042074" w14:textId="77777777" w:rsidR="00476F4B" w:rsidRPr="00476F4B" w:rsidRDefault="00476F4B" w:rsidP="00476F4B">
      <w:pPr>
        <w:numPr>
          <w:ilvl w:val="0"/>
          <w:numId w:val="12"/>
        </w:numPr>
      </w:pPr>
      <w:hyperlink r:id="rId41" w:history="1">
        <w:r w:rsidRPr="00476F4B">
          <w:rPr>
            <w:rStyle w:val="Hyperlink"/>
          </w:rPr>
          <w:t>Acne scars</w:t>
        </w:r>
      </w:hyperlink>
    </w:p>
    <w:p w14:paraId="465E0916" w14:textId="77777777" w:rsidR="00476F4B" w:rsidRPr="00476F4B" w:rsidRDefault="00476F4B" w:rsidP="00476F4B">
      <w:pPr>
        <w:numPr>
          <w:ilvl w:val="0"/>
          <w:numId w:val="12"/>
        </w:numPr>
      </w:pPr>
      <w:hyperlink r:id="rId42" w:history="1">
        <w:r w:rsidRPr="00476F4B">
          <w:rPr>
            <w:rStyle w:val="Hyperlink"/>
          </w:rPr>
          <w:t>Antibiotics for acne</w:t>
        </w:r>
      </w:hyperlink>
    </w:p>
    <w:p w14:paraId="208F7014" w14:textId="77777777" w:rsidR="00476F4B" w:rsidRPr="00476F4B" w:rsidRDefault="00476F4B" w:rsidP="00476F4B">
      <w:pPr>
        <w:numPr>
          <w:ilvl w:val="0"/>
          <w:numId w:val="12"/>
        </w:numPr>
      </w:pPr>
      <w:hyperlink r:id="rId43" w:history="1">
        <w:r w:rsidRPr="00476F4B">
          <w:rPr>
            <w:rStyle w:val="Hyperlink"/>
          </w:rPr>
          <w:t>Bacteria in acne</w:t>
        </w:r>
      </w:hyperlink>
    </w:p>
    <w:p w14:paraId="39CB7600" w14:textId="77777777" w:rsidR="00476F4B" w:rsidRPr="00476F4B" w:rsidRDefault="00476F4B" w:rsidP="00476F4B">
      <w:pPr>
        <w:numPr>
          <w:ilvl w:val="0"/>
          <w:numId w:val="12"/>
        </w:numPr>
      </w:pPr>
      <w:hyperlink r:id="rId44" w:history="1">
        <w:r w:rsidRPr="00476F4B">
          <w:rPr>
            <w:rStyle w:val="Hyperlink"/>
          </w:rPr>
          <w:t>Blue light acne treatment</w:t>
        </w:r>
      </w:hyperlink>
    </w:p>
    <w:p w14:paraId="4D7AA375" w14:textId="77777777" w:rsidR="00476F4B" w:rsidRPr="00476F4B" w:rsidRDefault="00476F4B" w:rsidP="00476F4B">
      <w:pPr>
        <w:numPr>
          <w:ilvl w:val="0"/>
          <w:numId w:val="12"/>
        </w:numPr>
      </w:pPr>
      <w:hyperlink r:id="rId45" w:history="1">
        <w:r w:rsidRPr="00476F4B">
          <w:rPr>
            <w:rStyle w:val="Hyperlink"/>
          </w:rPr>
          <w:t>Comedo</w:t>
        </w:r>
      </w:hyperlink>
    </w:p>
    <w:p w14:paraId="74DDA7F3" w14:textId="77777777" w:rsidR="00476F4B" w:rsidRPr="00476F4B" w:rsidRDefault="00476F4B" w:rsidP="00476F4B">
      <w:pPr>
        <w:numPr>
          <w:ilvl w:val="0"/>
          <w:numId w:val="12"/>
        </w:numPr>
      </w:pPr>
      <w:hyperlink r:id="rId46" w:history="1">
        <w:r w:rsidRPr="00476F4B">
          <w:rPr>
            <w:rStyle w:val="Hyperlink"/>
          </w:rPr>
          <w:t>Comedonal acne</w:t>
        </w:r>
      </w:hyperlink>
    </w:p>
    <w:p w14:paraId="76811D6B" w14:textId="77777777" w:rsidR="00476F4B" w:rsidRPr="00476F4B" w:rsidRDefault="00476F4B" w:rsidP="00476F4B">
      <w:pPr>
        <w:numPr>
          <w:ilvl w:val="0"/>
          <w:numId w:val="12"/>
        </w:numPr>
      </w:pPr>
      <w:hyperlink r:id="rId47" w:history="1">
        <w:r w:rsidRPr="00476F4B">
          <w:rPr>
            <w:rStyle w:val="Hyperlink"/>
          </w:rPr>
          <w:t>Facial acne images</w:t>
        </w:r>
      </w:hyperlink>
    </w:p>
    <w:p w14:paraId="525293B9" w14:textId="77777777" w:rsidR="00476F4B" w:rsidRPr="00476F4B" w:rsidRDefault="00476F4B" w:rsidP="00476F4B">
      <w:pPr>
        <w:numPr>
          <w:ilvl w:val="0"/>
          <w:numId w:val="12"/>
        </w:numPr>
      </w:pPr>
      <w:hyperlink r:id="rId48" w:history="1">
        <w:r w:rsidRPr="00476F4B">
          <w:rPr>
            <w:rStyle w:val="Hyperlink"/>
          </w:rPr>
          <w:t>Inflammatory lesions in acne</w:t>
        </w:r>
      </w:hyperlink>
    </w:p>
    <w:p w14:paraId="44F9F1CE" w14:textId="77777777" w:rsidR="00476F4B" w:rsidRPr="00476F4B" w:rsidRDefault="00476F4B" w:rsidP="00476F4B">
      <w:pPr>
        <w:numPr>
          <w:ilvl w:val="0"/>
          <w:numId w:val="12"/>
        </w:numPr>
      </w:pPr>
      <w:hyperlink r:id="rId49" w:history="1">
        <w:r w:rsidRPr="00476F4B">
          <w:rPr>
            <w:rStyle w:val="Hyperlink"/>
          </w:rPr>
          <w:t>Investigations in acne</w:t>
        </w:r>
      </w:hyperlink>
    </w:p>
    <w:p w14:paraId="43BE3E42" w14:textId="77777777" w:rsidR="00476F4B" w:rsidRPr="00476F4B" w:rsidRDefault="00476F4B" w:rsidP="00476F4B">
      <w:pPr>
        <w:numPr>
          <w:ilvl w:val="0"/>
          <w:numId w:val="12"/>
        </w:numPr>
      </w:pPr>
      <w:hyperlink r:id="rId50" w:history="1">
        <w:r w:rsidRPr="00476F4B">
          <w:rPr>
            <w:rStyle w:val="Hyperlink"/>
          </w:rPr>
          <w:t>Nodulocystic acne</w:t>
        </w:r>
      </w:hyperlink>
    </w:p>
    <w:p w14:paraId="74673C52" w14:textId="77777777" w:rsidR="00476F4B" w:rsidRPr="00476F4B" w:rsidRDefault="00476F4B" w:rsidP="00476F4B">
      <w:pPr>
        <w:numPr>
          <w:ilvl w:val="0"/>
          <w:numId w:val="12"/>
        </w:numPr>
      </w:pPr>
      <w:hyperlink r:id="rId51" w:history="1">
        <w:r w:rsidRPr="00476F4B">
          <w:rPr>
            <w:rStyle w:val="Hyperlink"/>
          </w:rPr>
          <w:t>Steroid acne</w:t>
        </w:r>
      </w:hyperlink>
    </w:p>
    <w:p w14:paraId="37820788" w14:textId="77777777" w:rsidR="00476F4B" w:rsidRPr="00476F4B" w:rsidRDefault="00476F4B" w:rsidP="00476F4B">
      <w:pPr>
        <w:numPr>
          <w:ilvl w:val="0"/>
          <w:numId w:val="12"/>
        </w:numPr>
      </w:pPr>
      <w:hyperlink r:id="rId52" w:history="1">
        <w:r w:rsidRPr="00476F4B">
          <w:rPr>
            <w:rStyle w:val="Hyperlink"/>
          </w:rPr>
          <w:t>Topical treatment for acne</w:t>
        </w:r>
      </w:hyperlink>
    </w:p>
    <w:p w14:paraId="1267BC0F" w14:textId="77777777" w:rsidR="00476F4B" w:rsidRPr="00476F4B" w:rsidRDefault="00476F4B" w:rsidP="00476F4B">
      <w:pPr>
        <w:numPr>
          <w:ilvl w:val="0"/>
          <w:numId w:val="12"/>
        </w:numPr>
      </w:pPr>
      <w:hyperlink r:id="rId53" w:history="1">
        <w:r w:rsidRPr="00476F4B">
          <w:rPr>
            <w:rStyle w:val="Hyperlink"/>
          </w:rPr>
          <w:t>What causes acne?</w:t>
        </w:r>
      </w:hyperlink>
    </w:p>
    <w:p w14:paraId="30A64226" w14:textId="77777777" w:rsidR="00476F4B" w:rsidRPr="00476F4B" w:rsidRDefault="00476F4B" w:rsidP="00476F4B">
      <w:pPr>
        <w:rPr>
          <w:b/>
          <w:bCs/>
        </w:rPr>
      </w:pPr>
      <w:r w:rsidRPr="00476F4B">
        <w:rPr>
          <w:b/>
          <w:bCs/>
        </w:rPr>
        <w:t>Other websites</w:t>
      </w:r>
    </w:p>
    <w:p w14:paraId="75447635" w14:textId="77777777" w:rsidR="00476F4B" w:rsidRPr="00476F4B" w:rsidRDefault="00476F4B" w:rsidP="00476F4B">
      <w:pPr>
        <w:numPr>
          <w:ilvl w:val="0"/>
          <w:numId w:val="13"/>
        </w:numPr>
      </w:pPr>
      <w:hyperlink r:id="rId54" w:tgtFrame="_blank" w:history="1">
        <w:r w:rsidRPr="00476F4B">
          <w:rPr>
            <w:rStyle w:val="Hyperlink"/>
          </w:rPr>
          <w:t>Acne, Rosacea, and Perioral Dermatitis</w:t>
        </w:r>
      </w:hyperlink>
      <w:r w:rsidRPr="00476F4B">
        <w:t> — DermNet e-lecture [Youtube]</w:t>
      </w:r>
    </w:p>
    <w:p w14:paraId="5E77B741" w14:textId="77777777" w:rsidR="00476F4B" w:rsidRPr="00476F4B" w:rsidRDefault="00476F4B" w:rsidP="00476F4B">
      <w:pPr>
        <w:numPr>
          <w:ilvl w:val="0"/>
          <w:numId w:val="13"/>
        </w:numPr>
      </w:pPr>
      <w:hyperlink r:id="rId55" w:history="1">
        <w:r w:rsidRPr="00476F4B">
          <w:rPr>
            <w:rStyle w:val="Hyperlink"/>
          </w:rPr>
          <w:t>Acne Vulgaris</w:t>
        </w:r>
      </w:hyperlink>
      <w:r w:rsidRPr="00476F4B">
        <w:t> — Medscape Drugs &amp; Diseases</w:t>
      </w:r>
    </w:p>
    <w:p w14:paraId="31BE16F3" w14:textId="77777777" w:rsidR="00476F4B" w:rsidRPr="00476F4B" w:rsidRDefault="00476F4B" w:rsidP="00476F4B">
      <w:pPr>
        <w:rPr>
          <w:b/>
          <w:bCs/>
        </w:rPr>
      </w:pPr>
      <w:r w:rsidRPr="00476F4B">
        <w:rPr>
          <w:b/>
          <w:bCs/>
        </w:rPr>
        <w:t>Books about skin diseases</w:t>
      </w:r>
    </w:p>
    <w:p w14:paraId="6483360D" w14:textId="77777777" w:rsidR="00476F4B" w:rsidRPr="00476F4B" w:rsidRDefault="00476F4B" w:rsidP="00476F4B">
      <w:pPr>
        <w:numPr>
          <w:ilvl w:val="0"/>
          <w:numId w:val="14"/>
        </w:numPr>
      </w:pPr>
      <w:hyperlink r:id="rId56" w:history="1">
        <w:r w:rsidRPr="00476F4B">
          <w:rPr>
            <w:rStyle w:val="Hyperlink"/>
          </w:rPr>
          <w:t>Books about the skin</w:t>
        </w:r>
      </w:hyperlink>
    </w:p>
    <w:p w14:paraId="18BD7F65" w14:textId="77777777" w:rsidR="00476F4B" w:rsidRPr="00476F4B" w:rsidRDefault="00476F4B" w:rsidP="00476F4B">
      <w:pPr>
        <w:numPr>
          <w:ilvl w:val="0"/>
          <w:numId w:val="14"/>
        </w:numPr>
      </w:pPr>
      <w:hyperlink r:id="rId57" w:tgtFrame="_blank" w:history="1">
        <w:r w:rsidRPr="00476F4B">
          <w:rPr>
            <w:rStyle w:val="Hyperlink"/>
            <w:i/>
            <w:iCs/>
          </w:rPr>
          <w:t>Dermatology Made Easy</w:t>
        </w:r>
        <w:r w:rsidRPr="00476F4B">
          <w:rPr>
            <w:rStyle w:val="Hyperlink"/>
          </w:rPr>
          <w:t> - second edition</w:t>
        </w:r>
      </w:hyperlink>
    </w:p>
    <w:p w14:paraId="38CD0408" w14:textId="77777777" w:rsidR="00476F4B" w:rsidRPr="00476F4B" w:rsidRDefault="00476F4B" w:rsidP="00476F4B">
      <w:pPr>
        <w:rPr>
          <w:b/>
          <w:bCs/>
        </w:rPr>
      </w:pPr>
      <w:r w:rsidRPr="00476F4B">
        <w:rPr>
          <w:b/>
          <w:bCs/>
        </w:rPr>
        <w:t>ADVERTISEMENT</w:t>
      </w:r>
    </w:p>
    <w:p w14:paraId="2C20858B" w14:textId="77777777" w:rsidR="00476F4B" w:rsidRPr="00476F4B" w:rsidRDefault="00476F4B" w:rsidP="00476F4B">
      <w:pPr>
        <w:rPr>
          <w:b/>
          <w:bCs/>
        </w:rPr>
      </w:pPr>
      <w:r w:rsidRPr="00476F4B">
        <w:rPr>
          <w:b/>
          <w:bCs/>
        </w:rPr>
        <w:t>Other recommended articles</w:t>
      </w:r>
    </w:p>
    <w:p w14:paraId="76AFE8C7" w14:textId="77777777" w:rsidR="00476F4B" w:rsidRPr="00476F4B" w:rsidRDefault="00476F4B" w:rsidP="00476F4B">
      <w:pPr>
        <w:rPr>
          <w:ins w:id="0" w:author="Unknown"/>
          <w:b/>
          <w:bCs/>
        </w:rPr>
      </w:pPr>
      <w:ins w:id="1" w:author="Unknown">
        <w:r w:rsidRPr="00476F4B">
          <w:rPr>
            <w:b/>
            <w:bCs/>
          </w:rPr>
          <w:t>Around the web</w:t>
        </w:r>
      </w:ins>
    </w:p>
    <w:p w14:paraId="55821ED7" w14:textId="77777777" w:rsidR="00476F4B" w:rsidRPr="00476F4B" w:rsidRDefault="00476F4B" w:rsidP="00476F4B">
      <w:pPr>
        <w:numPr>
          <w:ilvl w:val="0"/>
          <w:numId w:val="15"/>
        </w:numPr>
        <w:rPr>
          <w:ins w:id="2" w:author="Unknown"/>
        </w:rPr>
      </w:pPr>
      <w:ins w:id="3" w:author="Unknown">
        <w:r w:rsidRPr="00476F4B">
          <w:fldChar w:fldCharType="begin"/>
        </w:r>
        <w:r w:rsidRPr="00476F4B">
          <w:instrText>HYPERLINK "https://rev.trendmd.com/open/N-R5umXahU3zZw7w2UUuR4qenJ4xCPIoX9iORgAy95dr6NHAEea2JVeHByOZjrr_VkN9kptWB2b-6sGIIGM4Ebo-s0NoERfK1S3mTap_3-uJjQU83-k9McmGVTWAnEvyDqdDAXmWetWFqVuZX5_Q3jSIns9ff9segIIWqLVaAE4T_3YFw1HzUxlpNCzx9UAUxVRGhR5ioQzITWhIKilPasirfqVb-wr_CUPzzQejqHdtDImU0tYV9qL93f22KQRBHM9saPa_vGF0lwxo4GQrIVsm3obeUivsGURATzr1V6cPYKMBdcc51wduxK0pp-uPgwxoR7TLL-xJZX7E-IiPkukgo_vZtyLfrh04-nuhzcVnKjCJDUWWqZSUT4dJ3WpoLyfYc-AwT_y_hxC7Ei545RsgNCXukVL0y-xMq5SYCN5Zpymnfg7lxN7epouLi96kBabEy78LG2InN2dYNJW8Y7FYR1_RHJ68kE4U3dVeQG8ZOO89gH1EuKxx7FWHSKiaEiwzukEwiaGS7qqLEQeSpPmmA4NUOHQoqxixgvOCO-qM2luoTbWwc9pWNVtzpHUekCI-uUdDSmTNyZG81e8NSRe2dADwQuZgPEqcQtEZB49ccD-qS9DDMe5gIm5bDhprKizaIHB73R7hb0IL-RFveRSvbLydgW278Xud4RbfmpRXnm7njxap3qyFlL6rucrIvrDsOpylNP8sa5Hvl3CZDVduljC2QSBuErLBERrrGooSZsSe9ctQeAdNX7RIeeqfLw9_nTEkkPEBnfTf5t9bN07UwuEXHVqzEPA_efr2Sx0lOmybpE3VAYGYOCl8esgiK8m8rz9Zqrkzt0-FFeUEAFHRqXv8ziJl036S9f2PilU48qe0j61FAwjKXbGmMRSQgpEIJD9DMy3tE9U38fQliRRaDAGeeljrPrLMkqx96VyobQipGb7oraVJS9OoNFcL-rltNSRgTv0JUn3eSJZQFVm8cTEMt-6eKU5dyepcJbdiT9jzHgekk1RyKsngX9Wf57vMFWKh0jdrFOTAqcNbN9jdJD7E2_k4pGxfacW8_6Mak54ErpV5HrmWqJFJzmQh73jVM5PRPcfuy4R1czpHBcA-zT4CwJqkHCkmESw8BEASuDfW0-xZvOhVbk3ZdfmKkKGAcqRcEPBM_OHzyW2u84d3d5vOZvjBAhAm4xCypVTmfXGWvVIFecJGKS7cBYHWtHPmdyJsJa77THP46azhq2CxfgvHdo2_39ZP41TeLmwUbfOnYehwQ4LuWw2-qjmNh1TIMOn-0odnxBVJUo6YLvJ3TaATBFC7sQKDjPwovtgnVUrOK2g5oMLDKtn0PdZNggs1zJ5g8u19vGylwtLHZaOLJh1YdSIokzRE87kHDG3O94RyxW-uTt1HOdwxz_FBvuIzOQdduvC3g_gXvM3VZi8CfTRe2uvpTaR8gO_mjUTCcJ7h1lImdxAmwNaLjkeWXzW0pwY" \t "_blank"</w:instrText>
        </w:r>
        <w:r w:rsidRPr="00476F4B">
          <w:fldChar w:fldCharType="separate"/>
        </w:r>
        <w:r w:rsidRPr="00476F4B">
          <w:rPr>
            <w:rStyle w:val="Hyperlink"/>
          </w:rPr>
          <w:t>Face Anti-spoofing with Unknown Attacks: A Comprehensive Feature Extraction and Representation Perspective</w:t>
        </w:r>
        <w:r w:rsidRPr="00476F4B">
          <w:fldChar w:fldCharType="end"/>
        </w:r>
      </w:ins>
    </w:p>
    <w:p w14:paraId="7BE60461" w14:textId="77777777" w:rsidR="00476F4B" w:rsidRPr="00476F4B" w:rsidRDefault="00476F4B" w:rsidP="00476F4B">
      <w:pPr>
        <w:rPr>
          <w:ins w:id="4" w:author="Unknown"/>
        </w:rPr>
      </w:pPr>
      <w:ins w:id="5" w:author="Unknown">
        <w:r w:rsidRPr="00476F4B">
          <w:t>Binwu Wang, Journal of Computer Science and Technology</w:t>
        </w:r>
      </w:ins>
    </w:p>
    <w:p w14:paraId="4242FB1E" w14:textId="77777777" w:rsidR="00476F4B" w:rsidRPr="00476F4B" w:rsidRDefault="00476F4B" w:rsidP="00476F4B">
      <w:pPr>
        <w:numPr>
          <w:ilvl w:val="0"/>
          <w:numId w:val="15"/>
        </w:numPr>
        <w:rPr>
          <w:ins w:id="6" w:author="Unknown"/>
        </w:rPr>
      </w:pPr>
      <w:ins w:id="7" w:author="Unknown">
        <w:r w:rsidRPr="00476F4B">
          <w:lastRenderedPageBreak/>
          <w:fldChar w:fldCharType="begin"/>
        </w:r>
        <w:r w:rsidRPr="00476F4B">
          <w:instrText>HYPERLINK "https://rev.trendmd.com/open/Cevs6Z0muGDIZ_FPaKBkv7vdcYEzpCIXQhYbKRQBBma1fgouzNvjxdmuKsm6qvEek2FbDCgMN-StaGUJhIg-YvEn0g_4Rv9jSJjVD7kI691riSpGXgPoyAnCoxYRAT_N2cFi5ni_RfZTrKRYLUcx565fCMT5pNlgBZjxHHXzre6HRpTyOwN3mUOEB9JfKHv7hwH12sXdX0ZAQi-O9y34KcOQtsQXm2szuYRk5ROgSqNUlPdqS3Q7Zvk2MGZ2XO1Lo5ZLwOE-8V0kGrkfLWYhCgipnfGAowFB9zs5XtfrydPl47GkToqFMQTMJJOY3sjzueKqoOvS3e-pIieMmG_wFHpVDFQrsrngeIKynsraxsKZK1o9qEmEULErxx9t7abm9h-p38xYsDHK6XWhCmoe3q4r49WEkE1226RRN4q-1bPjOrYSXybEo3HLpvFQDzE0DgyXE-CmH-IS6oza-CtUIKj-X6Dvv25uWfhzXFn6Ug5nmBeDLxX3vV4esfLQIbo8NmwbCMOcI4wQ-Rehdq_HuiiImfWWO3MtzW4pxjOBdpmORjCfpU0btFt_vvhx80KnJzr_aklucK9_WPRULavB4MFH6mXpDqcItHT8KX018jzzvEllmJ3wxq36F9wBvaGQm5lsCxRxqrCjHVwfh_go3g1Dpv5LDjSEd60N6TjV78a4Eje5KMWF8QsLnNUoFd_ObPDrCqex3YrC3vXLg-JdA3tFUkMTf05CUw8VckonsAVv2mHjpLvM3N6B0Zm40w69gul7p-NHvqfnLihcXwNdMp7OQ6dgjEizhIsEl1MVRVsc1WiU01geFuoOJut2oC9iwltP0LRmq4Wr91_Nl4xtxEVvRUdqwbHYLi1naMR1xjxX7QsmDKrvpR15Fjme4huKSmZWFWjKaJvbe5c5ZfcYqGD2wtGZAZU-LGV3deV9Cq11ariHzy6ybNoiejRYTluESyf1Ln-_1P-JcXj1CfTkHltvWUiX0SMqgPhE8tY5MXeVilmg9iw5EYmgcf7BIiPPb1tvn0s7mzXEJosM9n1nsTX_vdhENk2oo07fTDkFZjxOKVRgJc7WI6WUFryzl8FzC72Y2aC8qmJN-UA2xhlXOZ8p0_PeSn0FjWhZixAiccdMjV1PkgD0_74qLmA4Jw4wrQSWVxpWby5mmFCHQGN3fM8ezBQDkHTB0l3gVp9w92g4GZ1mHzK9DF9KAOBcdGsFJoMIg6awPymX1PfGB_DStVSlIiOXPCZBuXxuJ294OzlNiHf1S2R4iqt3j1Po0UtcZM-kzSWE-Qf04OVybnHzJ61KgWsEC9iaoNZSXiF3Dv_SliPpumwdMVFj6YOuhyvL5uvHnCYIT3ynpidI3GZkxAMoytL_Dl_zNPLwx8nAYKbnXbLDvcflT4M_t4MCR97qVYDmGdY8OnLiOfmIqAzgEwNldrBjRsdha5ey6770Phsc_KDsvudQbegqnb3ZtJzDXfUX29wLXrwuBa5OKtSLPf3ziehMdlyCby4_2afqTdOPKxiPwcK-C-zLSn_M5fZs_Oy-T9G0S5G6M6Da6oR70X94HOYOp7FheO9D2pU1My0NqSH-gdfkTCN5AqRzPw" \t "_blank"</w:instrText>
        </w:r>
        <w:r w:rsidRPr="00476F4B">
          <w:fldChar w:fldCharType="separate"/>
        </w:r>
        <w:r w:rsidRPr="00476F4B">
          <w:rPr>
            <w:rStyle w:val="Hyperlink"/>
          </w:rPr>
          <w:t>Identification of regionalized multiscale microseismic characteristics and rock failure mechanisms under deep mining conditions</w:t>
        </w:r>
        <w:r w:rsidRPr="00476F4B">
          <w:fldChar w:fldCharType="end"/>
        </w:r>
      </w:ins>
    </w:p>
    <w:p w14:paraId="1EA88DBC" w14:textId="77777777" w:rsidR="00476F4B" w:rsidRPr="00476F4B" w:rsidRDefault="00476F4B" w:rsidP="00476F4B">
      <w:pPr>
        <w:rPr>
          <w:ins w:id="8" w:author="Unknown"/>
        </w:rPr>
      </w:pPr>
      <w:ins w:id="9" w:author="Unknown">
        <w:r w:rsidRPr="00476F4B">
          <w:t>International Journal of Mining Science and Technology, 2025</w:t>
        </w:r>
      </w:ins>
    </w:p>
    <w:p w14:paraId="435224FC" w14:textId="77777777" w:rsidR="00476F4B" w:rsidRPr="00476F4B" w:rsidRDefault="00476F4B" w:rsidP="00476F4B">
      <w:pPr>
        <w:numPr>
          <w:ilvl w:val="0"/>
          <w:numId w:val="15"/>
        </w:numPr>
        <w:rPr>
          <w:ins w:id="10" w:author="Unknown"/>
        </w:rPr>
      </w:pPr>
      <w:ins w:id="11" w:author="Unknown">
        <w:r w:rsidRPr="00476F4B">
          <w:fldChar w:fldCharType="begin"/>
        </w:r>
        <w:r w:rsidRPr="00476F4B">
          <w:instrText>HYPERLINK "https://rev.trendmd.com/open/6y3Nwt6MnSoJXpys4NBU2JkU8UhhZVxYK6c4WokuxqX86TnsRaIoTSc0BeK09GVoHzaHUMqjmL0OfG453BCkfKyCIlhuEH9AfbapZdB7PPGgnnBsv6mK8TliBx4X0NwsHqnVe_SXu90cmuquTismcStq-vNUOj1Emh-tB0tx1Y7NgSlB3FgCG35U6mojM72F5o8KNapUXnJw3KH9laBkyVnIEr7P7Slb7e3fZOkOvAiFAwShw5kuCgx3uUEQVF4BeHPlv3MaEI7xaLZ6C2ncoucxKNX9I5LJerrYheDwuBZkQJV2ytKUXaQkZjtjzg0CtIsMvBuVROk9cPtmNGJbhfw53YpSoUXQf4KFZPI_0I3woX9nVt3XsX-9huJQH4YuZ3rGVx6JGfYXl-XZ3E13Ywe7YnKtbBtpVKUvSbCubtM7Rkh43l31AnhHKskWJxaaI6L2GAGlHr0xcrpLw7tX4W8M9xigZbe4zcwtyf3Cf6aykulSyktErfeGMJSfEfgw_owfGiRN28Jbea062he157H7tIh0iskxv1EkzTi851AV1qTxk18Rbjv0HfH_1AC2LW01dJUzt8fYJOoD5Dk56uY8wi3S5wNJH1uwcmZ36qTqRxZz1mqRyCPEnJJxWAe5lkJuUIsIUQ38KanyBd6Vw-h0UDqPbs_d131hMO82M8OhICDXQvyUaW2BQ9EnUslFdP47F6M26YXMjvTIl6QucKJ-wapdxYJAw8CZoKmpfwq87fiZH6eeOY07pwN_ChoOiQgMdIythcwXrsvgDrJUm9lNCCMFD_qefPCV5wNGSaJ6lIfleK5GMls5ARKtJ-mek0KmaxBNFR4e9CFE1SJTRwG167PBk7Aku84WnYIzPvB95XYfpX-tMfHUi1EMoVftloEHYy3aXaoKFfO_MxvCuDNCES8j-XGGEf981YLRFthbf2faMHZTwr_Iy6tZk2zKJtwK7iXRnHm37V24HtTo-gf8uulV91iCL9ycQMyHi27_wdsLG-69_O-PBcXMujpzhW94Vr0HHsfmY31t-pp9r_JhEc7pSKTuRY1q4Xva7ujFXbGXrvfU5c-MDEG14dvZM8WfrMx235BYYFoAs0KUExBiEnr22Sn2jBaFqaGfwRGEoQA2anxwXmyDeL3xd4stqLtduDhQd881njmwvJ_PQlKV97eAIbYV1h4kEkmI353mFgp9y9aeJOft6ScaxalR42mckwwnnMG7o6e8IMYbqrwlIijNo1Li2vUsHjIOjNIrWKSHyjEkKpH5UvN93hHS2I1jjeW5jb-6fCmQagL5ljmDnfhmKDGF89aEjKvnxiYsmhKFdBDqhQK4GlsfmT_ElOVEuyjddaN9mqxeWFWd0ED3F8XKZY9WfaJFjOYxac4nKjIJsyUpNIH8xvCaYe_QZz9UPA1gpsMXbOTNOiaJHi_HC_kN4jfivl51FSdav60d3TTUJOTB88OjuS1nKCSlvh0tCiKe2AjrVW32_D9AeEcBYu1SNGmkqCa6ikW7N8uEq0fXCF6KllT5Sip5CD2u5CRk_DrGYppbeRKJpp-zoLnS3OHKdkb_yHZUDECShGpUtbIJww" \t "_blank"</w:instrText>
        </w:r>
        <w:r w:rsidRPr="00476F4B">
          <w:fldChar w:fldCharType="separate"/>
        </w:r>
        <w:r w:rsidRPr="00476F4B">
          <w:rPr>
            <w:rStyle w:val="Hyperlink"/>
          </w:rPr>
          <w:t>Typology of farms and spatial patterns on the North China Plain to support croplivestock integration</w:t>
        </w:r>
        <w:r w:rsidRPr="00476F4B">
          <w:fldChar w:fldCharType="end"/>
        </w:r>
      </w:ins>
    </w:p>
    <w:p w14:paraId="4161C086" w14:textId="77777777" w:rsidR="00476F4B" w:rsidRPr="00476F4B" w:rsidRDefault="00476F4B" w:rsidP="00476F4B">
      <w:pPr>
        <w:rPr>
          <w:ins w:id="12" w:author="Unknown"/>
        </w:rPr>
      </w:pPr>
      <w:ins w:id="13" w:author="Unknown">
        <w:r w:rsidRPr="00476F4B">
          <w:t>Yuhang SUN, ENGINEERING Agriculture, 2026</w:t>
        </w:r>
      </w:ins>
    </w:p>
    <w:p w14:paraId="5E239A83" w14:textId="77777777" w:rsidR="00476F4B" w:rsidRPr="00476F4B" w:rsidRDefault="00476F4B" w:rsidP="00476F4B">
      <w:pPr>
        <w:numPr>
          <w:ilvl w:val="0"/>
          <w:numId w:val="15"/>
        </w:numPr>
        <w:rPr>
          <w:ins w:id="14" w:author="Unknown"/>
        </w:rPr>
      </w:pPr>
      <w:ins w:id="15" w:author="Unknown">
        <w:r w:rsidRPr="00476F4B">
          <w:fldChar w:fldCharType="begin"/>
        </w:r>
        <w:r w:rsidRPr="00476F4B">
          <w:instrText>HYPERLINK "https://rev.trendmd.com/open/tH0EzaM39DST2_rFxbTM0qom8BzHbK_y3oBhlDDIHEErdIXUonuXMj6F1CfoZRdSw8R2tOPpzQUHNpOLfIqR2UoNdS1YzD4IdMiLx9sRrWlCVNRmGnFz5T1sySH8ZyYcYWk2N0vt8giQCTM00tjMIe97lZD3oEbIElzDZJOSmQp82Tpxqeqt69qb3vOxY0I9h_pJGO5A3OCwt_GqZdd399OJdikHUgDOLNdcSi034zGLlegT-ZnVwLjYzpKSmNcP4J7WvJC66g2kXGnvW6kOpZiVxttRITwJyGoOVp2i1PYdsKS_MSqGjBRPqTLOAYqfmEWKv7JQYbGGvdCe_x8MHh0bPM_BJQkCOpKA_YIM5qKz6tUbYo2iotdOfdY9hht7Xfl25ozyERG8V17wfU_v4fMY67lcXlr9lViXbZisY2f00tz-WbLo9SGroK8L_AbAzbVT2-b4jy17ms59_hntMoAn2_NDjoXCwh67kqBb5O36mUw7PLCyuI0QY6Lj6YSl8W4JooxXFXbdB8FywJmuZP_u-aYaCZrlVczRnnvuo8jqTTO_4_C02XItTYe7-9kcRQYVZkEwZI7ezZTNQWWlj9uP4ZUQrIUwwba4Ev55KlPY4YLNAUHblDjfLKm6ULOz8zHQrybo5Z5sGJgAIxOr4ODnlenk4fvz7dN-EnoH8tckHsHd8foJYxRs-9lHtgK0pMSXnIBxNvCaYT-bGM0VslmQ4qMqGREkVynuPxqcuEB6EEurDLbrEdh7Sw44IabTj5oMCt-TyLo_SlGBniFopcnYxrIF9hdcn8kBgBkFzRotnpx7Ch8gNGXIFKHomWRefAYDpwLQ7VfT7aU5SMJ58kya51E-OH_9XGwQM7jCYU_o1YMGpOTelsWjoQsGDWUBSd2i6WOUC8mpGqddD3IeRcme8FykUlHhtPeNWJM7QsqsrBcEVObuiHA8c-mUbB5j-tyLOj67uY6_L7NxCDZsXcPIU36lYSimwbJGkJ9KClG2lVBFMtjJ05bpM4IBrCpQ4fKblolMGm0e2uYKtCZPeRxfMZUf1Pbj4gwN7tJgaVZ9fSgGVYhhWaOFR8DGZ4CIwdBzIp8j6bGH1V8ssKHKu_bPFip-CvlMK70y5P5HxgZcuMiEibbjhSQceYmGuYWSgxrkJKstzV_U68F1AchGU6JcpYL5EJKxJpIH5JDZ2J9QlQN_YHLzYTLj4wCCTc_4SruEF4hq_elvi7tkemyiO6i4VjuJRm2PeylvUJXRe6kN0r-qlCUGYNwSNzVO0BAqTEIjrf0IcbPgsgRRu760wHxfe_hI5FEHzHXckVBTpacoq39Him5JYo6WIMtU4stJ6RHiQl0g_PC801znr_H_3QU5qAlU3PuGt6152636wv7D7k8XezUfhxKN_TEO5epUFeOxIiYuSt7ECMyYX8Sz8aBzXlQwZDuGAFNp2k3_oFqWH5gsinM7Da9-D4yCMx8dUwLESLdkxxyzBDk5TVIRYI-k-ggIb5PDDBbPje5O7zW6zbc_vGPCG5ivoKngH89DesQ" \t "_blank"</w:instrText>
        </w:r>
        <w:r w:rsidRPr="00476F4B">
          <w:fldChar w:fldCharType="separate"/>
        </w:r>
        <w:r w:rsidRPr="00476F4B">
          <w:rPr>
            <w:rStyle w:val="Hyperlink"/>
          </w:rPr>
          <w:t>Ship detection based on improved SDD algorithm</w:t>
        </w:r>
        <w:r w:rsidRPr="00476F4B">
          <w:fldChar w:fldCharType="end"/>
        </w:r>
      </w:ins>
    </w:p>
    <w:p w14:paraId="16EB7885" w14:textId="77777777" w:rsidR="00476F4B" w:rsidRPr="00476F4B" w:rsidRDefault="00476F4B" w:rsidP="00476F4B">
      <w:pPr>
        <w:rPr>
          <w:ins w:id="16" w:author="Unknown"/>
        </w:rPr>
      </w:pPr>
      <w:ins w:id="17" w:author="Unknown">
        <w:r w:rsidRPr="00476F4B">
          <w:t>Hongcheng Chu, Tianhu Wang, Qiannian Miao, et al., Instrumentation, 2024</w:t>
        </w:r>
      </w:ins>
    </w:p>
    <w:p w14:paraId="627B537E" w14:textId="77777777" w:rsidR="00476F4B" w:rsidRPr="00476F4B" w:rsidRDefault="00476F4B" w:rsidP="00476F4B">
      <w:pPr>
        <w:numPr>
          <w:ilvl w:val="0"/>
          <w:numId w:val="15"/>
        </w:numPr>
        <w:rPr>
          <w:ins w:id="18" w:author="Unknown"/>
        </w:rPr>
      </w:pPr>
      <w:ins w:id="19" w:author="Unknown">
        <w:r w:rsidRPr="00476F4B">
          <w:fldChar w:fldCharType="begin"/>
        </w:r>
        <w:r w:rsidRPr="00476F4B">
          <w:instrText>HYPERLINK "https://rev.trendmd.com/open/GdVysr3eDJMVx8mPt6yiiX05vzSNZf-6cLOt7cghR73lyP-4kLXOpDJjiHMzqI3Tw_qjira-ku3FxryYxFF-GrtCWC87q7f3Riie9DWQlsEhaF6gMILJClnFaz-bHDxduwxVCCpbUvRLG0rYTX6zjl7Nlxe2IP1rKiwj7NV7J5UhLy_EVG3u0bLzIwUOMG_vAAGKLvmE8qPjL3hl4nyBhLaBxSHY6em8824aszp1J3u6SWYHD4Vcq9YsqxXyqr3gdjX-pIewNqCIbr4D3cMiUL3rgsfUZQRuqy_LZUI5kgPxUyha1ciVn4MYd5FBkzTdxavul2vfyZLrkiFvLXqhq3hudFG-lVj0UELEIVppSxM-EYRgHDqE9zioan0yiMO1hMsv3um-_RKFPDcAqwdyNnsqF8VSsUqW-UmlNcjHq9S_vYmdnA-SnkIQIbFas6ol8tu7jIrvgWhC1V_ApzsK5MjNwvQ3RzQ3PdvBSTDDg-dNRwE8vZkWZGvSI7R5FNlp33gE2RKKo0FJuSPVwIUOkHmxvJi3GeHBgl5vijb4xrpejJCzej-cAkO9u-wfgaOoNu-eDluEDEUOnVGh4S6VqNe5b7ySe1-A7rEG5_AA_RzR9jGiR92YgHg_wfYYZSKGsh-u3LydYU1j_UWK_dgHuPakWuosQ_jBGABpkSFWnErLSNPVg9zHrMx1hGasS6_UXgI7NUCMbeYYL_reh0VDjrgEaBp_oS56_UC8WjLgwO_eY0pvWJAg3hBkPXI34McdE3QfJror7FUWNNZ5oRnKNiX2gSGd1YIYEKzSty_eAlSjuc98AQUkqlvaxE4MVYmwlJ3oxPNJVPlzvh3APfI_9gcZSjzC-8U4cnVMluL7DidwXKQQYaBHypMHySAUsxxN8WGRBC0AocXm8CXUSXSFfwwWQNhfU00-s74g7ustvgwDkiax2y-FMJUJjW3aEPFbxYh7e7-92jCbqMfgnYWK_x3erXipP2NRbTRLPoAkeCQRj0WYusPg4AQ1hDkvJR2CsQC1Fgo-Hh6plDJIwhH7YBJPuz43XEm6ODmAJpepz2tQu_00OmItpolZnlJUMLYAiZPZEc3R20qVsjxs_AUzG9VVnY_gaWLuV9rAXl5BP7HH6GKd8WC6jDh5gTAOXK7ccgvOgXG2SIkut_rBU4_WtCabCOLaZxQwW2tsaB5AUDgg1T4ecsG2Cr5_2ayhngcW2p0JLRfw9l49mrfum9nLrUEEspvFRLcaDodnAhOFFIjZFhQClzifUsNq21885-pspfTAdzo-L8N-uRs7uCeZRuCnPS-1TF4-KFoieeVYRbI0Oq0wm3_BPDz2FqKMdTMSInZopEJIpPqVVGAttQSYNikctXT4BXmxCzcMWs2sEtgCMn_dLsa0ahnIdU69w0kpRdB6h9m1LTV5-Cu8JDVbo6HEJKP3yQUG4VT5vZGZUJtURKXfo_bKI5J5fjcRDziqwQetsWxufnnRxgQSybDo24i_Fhk-3gRwNLKNEam_D-O-6L0IPCP6obz5_F-h8qsT5SD7m9jOX_OJUKmCLt3ZFnglWgAUgWTUm2e_9W9cg_w2mNv48n3WH5X8jf38fg" \t "_blank"</w:instrText>
        </w:r>
        <w:r w:rsidRPr="00476F4B">
          <w:fldChar w:fldCharType="separate"/>
        </w:r>
        <w:r w:rsidRPr="00476F4B">
          <w:rPr>
            <w:rStyle w:val="Hyperlink"/>
          </w:rPr>
          <w:t>Deep learning based identification of rock minerals from un-processed digital microscopic images of undisturbed broken-surfaces</w:t>
        </w:r>
        <w:r w:rsidRPr="00476F4B">
          <w:fldChar w:fldCharType="end"/>
        </w:r>
      </w:ins>
    </w:p>
    <w:p w14:paraId="303EE60F" w14:textId="77777777" w:rsidR="00476F4B" w:rsidRPr="00476F4B" w:rsidRDefault="00476F4B" w:rsidP="00476F4B">
      <w:pPr>
        <w:rPr>
          <w:ins w:id="20" w:author="Unknown"/>
        </w:rPr>
      </w:pPr>
      <w:ins w:id="21" w:author="Unknown">
        <w:r w:rsidRPr="00476F4B">
          <w:t>Artificial Intelligence in Geosciences, 2025</w:t>
        </w:r>
      </w:ins>
    </w:p>
    <w:p w14:paraId="780CACC1" w14:textId="77777777" w:rsidR="00476F4B" w:rsidRPr="00476F4B" w:rsidRDefault="00476F4B" w:rsidP="00476F4B">
      <w:pPr>
        <w:numPr>
          <w:ilvl w:val="0"/>
          <w:numId w:val="15"/>
        </w:numPr>
        <w:rPr>
          <w:ins w:id="22" w:author="Unknown"/>
        </w:rPr>
      </w:pPr>
      <w:ins w:id="23" w:author="Unknown">
        <w:r w:rsidRPr="00476F4B">
          <w:fldChar w:fldCharType="begin"/>
        </w:r>
        <w:r w:rsidRPr="00476F4B">
          <w:instrText>HYPERLINK "https://rev.trendmd.com/open/MzAyfErBciodhSvORzGJJA8zIVeQ4eds0u-EHFv8OE7UZBJdeSQBBNTr0XOjVaj9P3qp_n_KN_5DOTUNO_Gh_dNO8bcUKVIfX3BGy7qRhqaGXFL_ZW2Arwu9VN-Q8edayy3B9HXKtWkqnE0IFfPjMRhC92KCjgvKfwALlvJJph6V49ZffN3heHrrlUmLcOrZKaa6ttD7EJdvgNH03JHnVkhHjUth76qXJ20CmC2zWMf3UOJw6QkxU0IVq4tmEbN_v8LGv_Jz9IGVo24cmXXvN8RywYtV8O1FEPTNDs37nWU5DiThanfY0OTtqE9otjALr7OF2sdNAZ4dwLSDB2Wbl8sY_fFRgBBU3FltM_tRAMVN8CgyUc0jrv7bB_sGjos-MHPGhxkOH5IKxfUx2jUrPCUS_BwFgeMItxP8GrdIaIKpNMMCfB3hzrJfPvOYQ3YSGwwTgjxKZlWaKPBelgAp2PEYiPEEHp7nUyrx0gwoos1AOlVK600aBTJCObZATzsqwIQw1X922VdNNH2X0Z0fuDuE-q6_WJrFBtXuTsPSfR5pO5qaauwDTA7xXoQPxgd48ZYMdixocDRof9-66TDYHaUhxHwPYQHM1tdk2Y_dKLDuM1QB5ga8ZDc_iNXl5OpNJ0DZuslchvTsBLMk9zyO-mMnvgSrjCX03u_hJn-6koR7vjqlPHBJCWfwj7FwruUP7wIoFj8zukHh_neAPmrkrY6xmjsysKBIi7WXTjai0zbyuyfmbAgoLGW01nbme7UgqgAMFVc8f0KdKfQNe7ZjIyXoglk9IfcKwUxdv_hyr_FDq1gkr7bzyW3-IzsCeG6_M0tphTxJpFPXE_XhEsTL6B8SXh9lVFi9j-QBAfMzkZwR24AprF_x0_O3O61QEqSOfTNV5HAoJXbvNYD3is1EA1CBJRfuEvJDBcTVXQXK0lSr1VapdnxoVWCfR29xE9aC7IltivSFzj4h6F26U21yHnFKN_4dwO0c4kYl60bB08waQOteop4-8FZfVFvo7TYpJwqYU45hOQTZn8wJOgkC6fRhXBipF9ivrfyl1_g6dcelVs7_srnHj_522bH14rZHRrpaTvBL1I0lOlm6Co1hqW4vpi1b3Il8Qa4q8aLKMq_26hC_CxgllUp5Wsxdbx44T_8Y-xVhlCrZidhT2S9Dcyi9eB_arAISvc695tCeDgEpvusDQUOT0fL_y7j5uWjSOXmCfuVAo6Vu0KaZW7ThVw2wzErvgpTixYFnZh-Y7g23gojtq_Ir1jukjkpNKiMxzSQEicnuycdWbVCr6FTagJ8QISi_pDsbfcjkigbQKekE405lBUgDnxzUQssbFZ7DD3vtDFrNLgktdE3Xm1Qc2YP22vJIgIMB0GhSn98WnZ1pUWDH1kv3tmUpnC_am-kuyL6kfs4w5bZpL8zaoiQ7h0EmgORd3uaZLY2TlzMna0PhcDBY6b-3ItbLw2T2xKHzOEg4RwN9xdaYUzwTGPuJJtqf-AFfMtQIh0UX_z6AM0njEQLRrecnPqgf9YQv71Orl6XrBxFaCRELCmhKEUacgdHzsSaDFIgfzs5sT5XMoU_KjJYVZg" \t "_blank"</w:instrText>
        </w:r>
        <w:r w:rsidRPr="00476F4B">
          <w:fldChar w:fldCharType="separate"/>
        </w:r>
        <w:r w:rsidRPr="00476F4B">
          <w:rPr>
            <w:rStyle w:val="Hyperlink"/>
          </w:rPr>
          <w:t>Yield-limiting nutrients for enhancing teff production in contrasting landscape positions and rainfall contexts</w:t>
        </w:r>
        <w:r w:rsidRPr="00476F4B">
          <w:fldChar w:fldCharType="end"/>
        </w:r>
      </w:ins>
    </w:p>
    <w:p w14:paraId="194C6A1E" w14:textId="77777777" w:rsidR="00476F4B" w:rsidRPr="00476F4B" w:rsidRDefault="00476F4B" w:rsidP="00476F4B">
      <w:pPr>
        <w:rPr>
          <w:ins w:id="24" w:author="Unknown"/>
        </w:rPr>
      </w:pPr>
      <w:ins w:id="25" w:author="Unknown">
        <w:r w:rsidRPr="00476F4B">
          <w:t>Getachew AGEGNEHU, ENGINEERING Agriculture, 2026</w:t>
        </w:r>
      </w:ins>
    </w:p>
    <w:p w14:paraId="238FBA12" w14:textId="77777777" w:rsidR="00476F4B" w:rsidRPr="00476F4B" w:rsidRDefault="00476F4B" w:rsidP="00476F4B">
      <w:pPr>
        <w:numPr>
          <w:ilvl w:val="0"/>
          <w:numId w:val="15"/>
        </w:numPr>
        <w:rPr>
          <w:ins w:id="26" w:author="Unknown"/>
        </w:rPr>
      </w:pPr>
      <w:ins w:id="27" w:author="Unknown">
        <w:r w:rsidRPr="00476F4B">
          <w:fldChar w:fldCharType="begin"/>
        </w:r>
        <w:r w:rsidRPr="00476F4B">
          <w:instrText>HYPERLINK "https://rev.trendmd.com/open/aL1R2j-o41MwHCrh7Rwi_C3sr1O28iBv3LpG6iNQH_EoJaZGOIqNjIZ4YbBpenXy-c_J8z5vneLGzya1XolcKHaT2INSfhI12UG84h2_LJVup_UxI3SjRqOfuLtzFhJKuEhWr02ljw_87Cv4aQywiYKVNZynB_JO4RvavA1njVQfiu3QtMkPyPYArjl3O_jrRmJy7tHq-QwzbWO0cEZsuPDsn5X3R0rXRO_U_UoaQue_NtaTl07TFmvxkAdeNqLYJocRoY_sp6kTXPnHyxwHdCWF61G6XbQTp4nSjCV7h6aLG0SjUD0anjtedpdszDPOIEOzEd1JR9mbIn-4EFqoym_M0HhRNStUCn1-KA9j4EPMJWo8F-Naw0vtJXz7bYppIM1IQZIhUGHYZvJ69-J39BKka1eY4IPUBxSKe5FEZ6O2gr0wmeevmfBTwfoSkMaJmD3yV0ojvpY0jReitZ7fDMLjCMwaDTH56vadVskm2vTRTh-d--TFHasa0h4n5U_3p_fyi_WISUb1qxxLcn88TLhX_vW2nT1uDjQZwl0ou-an3td3PHX2VI5JBL7uYCqDM4-cER_U8MAPr-BjDNUXC2Ynx0-5smakRXFsJDUWFHZl0o6SgV0cqdJ7d-nKtY1Ox76KOoXdMSc9KkW2_jYWLgwIsDpq8SqRsJc7qHTFr4psuIef9RD5p3T8Atfj-l3mhOLiRnwyD3ngMROUHY2TCYc9rMWVGpg_WWo9fH4STwmTglJVANFJeeRWHhbVR0c6pdAnQe4IrvAo3Y8aFI7tnW8fyS1KRC5MBUKXEqF4ET1hcDBSOPZA5lNulKIBmgF6N07d1y2ykLYCegXd3CJjmtS2BoCwWG7Z7NlYY_clm0fsIpGu-3dQ0B7iW8-K5q8D_7MhI8ACygil_Q6gKQ6tIED0FVfo1ncy7id-ywrmWH5ufIcOee9QefTkXvGuVfQfn-eupcdZf6g9Cu_QxaCmvXYYXYnfK1D3LwrSbgnZVs0QrVDU2OhuMpD-nMc6f-234UCsXmBabpvqojkTu7fKyc1k9UMHuEs8aOKAihBxyi-sIuDd9sFcJIVheByhlKu-1gYtUoU6G_CXMSM0owWmfH_FP-ab04YtMn3YBP-2Mxtwq1nzloSdQSROwoRcq8548vFjvpjVaxDjPUliAierr6VQpZhrIicgovsrfb0bZExh9BQvK8OMSWkNWxXVSvbT33tyi7ar2TX39wZKgxQS3431xyYT_Yv5ME_SK5e9w4XIIruzsZ73LKhSLjZ9RXv6LdqJrFHmZPmAwJWDoqKZGNhaa4DYsQ3S1BC3GLrBywwmZOUV8LDMNSrK4jSEeGPP3aihodgFrIXUz6SyO7oS26wD8KgUstmVChejSH413jEACfwgbi1oMvLO__HlU-be5ZRfxvT5glmAYqBvGQg1iyEiEJkVo0UmFF561mzaDDs5QMHfaNkUBEUt5x6df6VeURPIX7VSqmpFXOyYyePTX6RNfj_T3dUC2DWm19CxJjWf8M3_qxLeZLIZyPXf6c9TZrU" \t "_blank"</w:instrText>
        </w:r>
        <w:r w:rsidRPr="00476F4B">
          <w:fldChar w:fldCharType="separate"/>
        </w:r>
        <w:r w:rsidRPr="00476F4B">
          <w:rPr>
            <w:rStyle w:val="Hyperlink"/>
          </w:rPr>
          <w:t>Hybrid Gaussian Network Intrusion Detection Method Based on CGAN and E-GraphSAGE</w:t>
        </w:r>
        <w:r w:rsidRPr="00476F4B">
          <w:fldChar w:fldCharType="end"/>
        </w:r>
      </w:ins>
    </w:p>
    <w:p w14:paraId="5BE20EB7" w14:textId="77777777" w:rsidR="00476F4B" w:rsidRPr="00476F4B" w:rsidRDefault="00476F4B" w:rsidP="00476F4B">
      <w:pPr>
        <w:rPr>
          <w:ins w:id="28" w:author="Unknown"/>
        </w:rPr>
      </w:pPr>
      <w:ins w:id="29" w:author="Unknown">
        <w:r w:rsidRPr="00476F4B">
          <w:t>Xinyi Liang, Hongyan Xing, Wei Gu, et al., Instrumentation, 2024</w:t>
        </w:r>
      </w:ins>
    </w:p>
    <w:p w14:paraId="0A5B7BF1" w14:textId="77777777" w:rsidR="00476F4B" w:rsidRPr="00476F4B" w:rsidRDefault="00476F4B" w:rsidP="00476F4B">
      <w:pPr>
        <w:numPr>
          <w:ilvl w:val="0"/>
          <w:numId w:val="15"/>
        </w:numPr>
        <w:rPr>
          <w:ins w:id="30" w:author="Unknown"/>
        </w:rPr>
      </w:pPr>
      <w:ins w:id="31" w:author="Unknown">
        <w:r w:rsidRPr="00476F4B">
          <w:fldChar w:fldCharType="begin"/>
        </w:r>
        <w:r w:rsidRPr="00476F4B">
          <w:instrText>HYPERLINK "https://rev.trendmd.com/open/HKjxvUusmMm2vGu9QO_DA4A6LXAHXoPR2BT38fBPWyANptREy2Q6J5Q_VFC1zESayBN2Q6yl5zWIL-hqEYZZuPiKYFBhzagzFZWgls7I11vvSKOVzGqGB_NabunvJg0QrE3rDdtQpo_OEpz77nmf8Qzmy2JTg-sfy_VqL5pX4icy2mTJW_4Y_nZ9rSWNSQHZooGksYkSwRB_WF-1BMoh-E64M3_QJSWVR9oHICR533ZOVP3r9_9mO1Rmpx-iwStb24tk2SY6ZvpwgWIX8Ki8UJEuMM0W9z6F8cQXBpu7zLmYe0foX1OiDARiVY0Gu8wSzUROxtVC7gpQIxfFTHEXpXYTqSMyf2t3D02c7ju66CIl_YgO1njGgDWDh6hgY7lSHl7QgMwqIwzJxnULJhEQ7STV-z1un5kXk0ZGt-uUKarLAuh8ySM3GAMPKJ-Y0eQ9Il_VHYaAEh0akKr2AxrSt8qZw2MO9M4zuJ_HkM25Y37JuZg0KO5yg3HNB1cvAn4BEWvKw2c8mBTs2MGIxGPoOyeNprYxRxK5lXOyhqVRM-fPowfdFwTZE4v_GUxXM8zn9Hu-USGjpxSwRMsVt1_spqsnl4y94qCjXP9D2nwfiSaKkTb0sI46NoX0CSDZzro2ItdqTJlM-1ma6nez7z3Z49zLrGuMpTU4iFF_VUFlA9RE65EbUMV5_sgkiCkNR04WE_oKIVZUKc9F39fD3LmPmBHUBGpkLqYZZ7jAk-3PAZ7XTEggSZF3bjbqSgH_tJsBqKyVD0D5RDD9r7G55_8iaqTGe5t5fKujAGYM0GgU_W0mgH3MwYSDIxdpaVCPCjYh4A3J4E0zRNiWWDjE7kXghUBxyUenKfv6crf0S_TOlsnPsPdTOt2pjd5Z5Pszba8pWs7RRV0tZRFGhvHFdWqNe803FQINTLkckEKYkjXgfxtKGDIaS7JnfxIr3TkuRqoTtBwzWZzKDXlNB_RkDA8jd7iFXtowp1tLz7JQuskY3mPDkAj1vo8CXVC4qwugT9OtQtL0ow_q7culRBhqCRpv_mTpDb1MQ9TGjhsdgO5xvQ-NBdwbQB9Nh34zUS6vUOpab2hYw82rRYq_ZKFxeP24k04reOfhC1o95AbrlR31zSYA0ulU88KSRoN2zd7gFtv2HnV49LIXXVlQCEDPaANckbwoOIZpPmXOH369y1i2s9p2SCgzIjO6gQY_8k0EBuy3AaSn4akkCmwzeo63KsJAcjyWkensyNbuFYpJ5sKA1TDOLhqzNMC8gmNX4PutwzhcV7tSc2R4PZm3waUrwmxuNvamIUKMtjoT42fYslQAep-YkrmWUXHK4N8SfzaEsDtXKw4ZCbzUmTnUQEbW0eFOly_544BXddm3txqdvvpeH7EjVTtk9X176aX1bXlTrEmWHirL68bfK29-x0go4A9xXqP5n-EqWT2C7KrTdxEyUhLNje3e-Gh_80Gx35dMbuSM6106Wv_13LfDgQq_2HlJen-KydOMUA3vfmV3yi_lSaFMPQ6GPiqEidz7AVzJ-N1Fq26V_Ip3vQ0dQf5r2m1879MijWAm-zqmFzUaMdnCyAOxP1jn2w" \t "_blank"</w:instrText>
        </w:r>
        <w:r w:rsidRPr="00476F4B">
          <w:fldChar w:fldCharType="separate"/>
        </w:r>
        <w:r w:rsidRPr="00476F4B">
          <w:rPr>
            <w:rStyle w:val="Hyperlink"/>
          </w:rPr>
          <w:t>A novel detection method based on a self-supervised framework integrating multi-scale spatial relationships for tomato leaf disease</w:t>
        </w:r>
        <w:r w:rsidRPr="00476F4B">
          <w:fldChar w:fldCharType="end"/>
        </w:r>
      </w:ins>
    </w:p>
    <w:p w14:paraId="72AE90E2" w14:textId="77777777" w:rsidR="00476F4B" w:rsidRPr="00476F4B" w:rsidRDefault="00476F4B" w:rsidP="00476F4B">
      <w:pPr>
        <w:rPr>
          <w:ins w:id="32" w:author="Unknown"/>
        </w:rPr>
      </w:pPr>
      <w:ins w:id="33" w:author="Unknown">
        <w:r w:rsidRPr="00476F4B">
          <w:t>Junyan ZHU, ENGINEERING Agriculture, 2027</w:t>
        </w:r>
      </w:ins>
    </w:p>
    <w:p w14:paraId="2DF9211E" w14:textId="77777777" w:rsidR="00476F4B" w:rsidRPr="00476F4B" w:rsidRDefault="00476F4B" w:rsidP="00476F4B">
      <w:pPr>
        <w:numPr>
          <w:ilvl w:val="0"/>
          <w:numId w:val="15"/>
        </w:numPr>
        <w:rPr>
          <w:ins w:id="34" w:author="Unknown"/>
        </w:rPr>
      </w:pPr>
      <w:ins w:id="35" w:author="Unknown">
        <w:r w:rsidRPr="00476F4B">
          <w:fldChar w:fldCharType="begin"/>
        </w:r>
        <w:r w:rsidRPr="00476F4B">
          <w:instrText>HYPERLINK "https://rev.trendmd.com/open/3HXyh3XZm3rrpQLAZkWwpFbKYuDC5ag7mRR3iliuGgl9NdJwR-gMAIWIRDW_YdpkI1BoemcK9RouYigCXYPo2jHd7RMfMOF4ITXvEI7Ve6oRM3lg1Roerj4r_GCwjm0pIgoCeoE_woUzABw_Sxwk_bc_QKmKdonrT0TDR6FP9xzY4Hv58PSBYg1N_vCTKCbOxYwG-mcMik4kLyulXSXMiJ2p6gkTrBwdeW8M-2xs3N_mb0vFvxEHbR9U-x1dp1cA4N-DRF-5ZYkRQIzXRiiYrJjEMePw9897_o2bef0p_wwpj58vc_DUuOvDN-j0-jO20pA3PsGIQPZnrc3qSnBAlpHndIFyxczald6668GBoSB8GCrMqi5niqCZbegnX04-1EmrZEZvxSld6kTyhvomZICsYTm8wMiIRftbfH-9_xtH6Y0t73thg6Wuk3_SOe9hkbwzzCGsjamMOJZjni3A_x2bbuUQ3uXsUjZunj9x3_FitnDEv5gXIDJfyMIcLS1wkHp5J5mgjwlxetRDe_sGh93sgi5i5sRQyCi5CLGzqsFaq6azpfcKndBRLe8ySUAsxJG24YAEUDbXc_Ep6hlVcXuum1qK_OoI9Bah2aw-z_qno2mu3e97XGDOcM_vWn1Byz1AXqnbixjzvXSl30oLYyvcvnF1P0ic9avRcIa0Y3-x8SQFrPZvOjE22HUZjc7INxj87KUSJbsP2NshPkMJ9RFoMVQagV832IsfEdGQp6gGDb5illxwFLTBnzdFh5lFpteuTzc0Js0-x5-uNzi0aqtikQE0YgN9nSBVR9ycRhmAW_Csg_rDap2U9bm9PxoghmXwNmKYahRijDzOk9RpxKoaTu4_kB2q_-ck_S1IencWSXKyFivZa8X04XaJUm_PCnx5HFq2PQI2EPo4Eg_Tp2Qyd-XMWxzUqZkPqAgrQ18A5xQhrTQWmRkhkObgRnWCf-vpqnsQJdE6DagKzWJnCj2yapJAE6y-eWzPpcWv83QXOIl8BvFscuxh9oG6xDMLRpc1ckpOsB3fP9hkZaFd1RGIpBu0EYGvZEMu-WR57GVVKaizqXTLa2oBL3EpNZQZYn0yW6M9z0_R_1H15jAzVG6ssDQ_nH970H9_yJRuWbpeYqFEyeNKCzALm64RFh088DZR22TrcOVBSnTMiuWzyy1v_4gAoMufOVgPd8RPbvMDXZAp9USCYc01J4OTpGwyeqO4WIm_pXEAxAq_8Jga0pLCMTWaKaXNwHnlxSCqOwNmmYRe5bQghtwj_FfX_10L6QNIFpzerFtfymkf2ONrcDkIqeclAvfW1jWyL6uYZ4rvE_F5qMuugtfiWEEZEQIwsGpVAQi2Z_VtKenPpixwaqx6uX-Uk_hR8SXpZOHmTXz6RDkuo87fbiXKDF9YMnEzn8F0ionFfrlCnjv1K-e4ZZafL2_YWuwUNYvLf5GkBdFIRQhfHZykgSFsnI8K96EfvFp_gBrSNxxE2oek2w4Qdw" \t "_blank"</w:instrText>
        </w:r>
        <w:r w:rsidRPr="00476F4B">
          <w:fldChar w:fldCharType="separate"/>
        </w:r>
        <w:r w:rsidRPr="00476F4B">
          <w:rPr>
            <w:rStyle w:val="Hyperlink"/>
          </w:rPr>
          <w:t>Wide-area ship target recognition method based on motion and appearance features</w:t>
        </w:r>
        <w:r w:rsidRPr="00476F4B">
          <w:fldChar w:fldCharType="end"/>
        </w:r>
      </w:ins>
    </w:p>
    <w:p w14:paraId="49784ED8" w14:textId="77777777" w:rsidR="00476F4B" w:rsidRPr="00476F4B" w:rsidRDefault="00476F4B" w:rsidP="00476F4B">
      <w:pPr>
        <w:rPr>
          <w:ins w:id="36" w:author="Unknown"/>
        </w:rPr>
      </w:pPr>
      <w:ins w:id="37" w:author="Unknown">
        <w:r w:rsidRPr="00476F4B">
          <w:t>Ronghui YAN, Chinese Journal of Ship Research, 2022</w:t>
        </w:r>
      </w:ins>
    </w:p>
    <w:p w14:paraId="2775913B" w14:textId="77777777" w:rsidR="00476F4B" w:rsidRPr="00476F4B" w:rsidRDefault="00476F4B" w:rsidP="00476F4B">
      <w:pPr>
        <w:numPr>
          <w:ilvl w:val="0"/>
          <w:numId w:val="15"/>
        </w:numPr>
        <w:rPr>
          <w:ins w:id="38" w:author="Unknown"/>
        </w:rPr>
      </w:pPr>
      <w:ins w:id="39" w:author="Unknown">
        <w:r w:rsidRPr="00476F4B">
          <w:fldChar w:fldCharType="begin"/>
        </w:r>
        <w:r w:rsidRPr="00476F4B">
          <w:instrText>HYPERLINK "https://rev.trendmd.com/open/Cjqp4DA1vqJo80iLP0TXVCsJFtzuAllN2y_kvG_KhxbrAmpgsls5I8dWe8QMRBiSJ_3vWkju2R8WBzmTBkZNZkdNiy_kfz7kbWQsYiM9A882QHhA8jD8v0QaP2SHLB4q8xZiSj-17pb8cD48jgHlIcwhjqsVnRp8qXAK7t8tvCDjlZSku7tAFXqF6rIBqvR1X69Uto5wXsb8soHiYZzotpVeJW0rOqd4pMd102ElLG9yypOZUeYSiHd5mZMOz_4iX3WTQMya2AA30gPlk3QatgWwapqKACoXf1uYK501ah3hftuaNLki1vAVuAiL3lprC7lAjM0vfaX6oYoAEQjMN-s0UI1hYZFVXFmVXblZhnh9q21MSLiMrR_FkOeX3VMxxbf8Mv31Ym6D4b_tW-sdsZV_-2BXMw1fton0FP3-cTr-4ntS_cS_az2_zOdeTwKkStCm_15wsiJV-o7r52cFioHt_XjUuQwS_4SG8X6JY-ElCSMpV9beZIPZmiOVbKqO63_bfFUk_BakDcA-T7rcSTmeGMuF2xQYOEwW9DvC6lV8SPCnc2L4tTPVFR08scSC4mEZ6CVo0avjjuARREefguj01wi6piA3Efasen4ES_MwIiZVSq4GkMia7DZ9DW0A4BoGn3IlXaqlfBM8Z3TUBKHe8XPbQiJlwvQwL-sahbfPR0NE0Qcnk82LKb3lcFmFAGtqDGNxx0T2UGMI9sujmMlhWg2cvG5U8KzDQNiAZ5CotH3mUbM-9VFhdIFgR11Pv3irg9_mCHvQqZEnUiopAEEzScDuyn77KKNmq_UQpLjuAWEoJCTE8_Wxa-Fx9rRtyhEP094FZQmygVGONGVVGQi1-sopUhhTOX_AkpTUd8i37vIWyW292MwZFPYABYn-bkBiyt13vRM213w-mzgcVg3Z6Fq75fQlDjfomwVksx56fCOVcPWp74mJFc1mTbbNs7c_iM1wmDee6_t34X1JWVi4IQc_pvSRUKjbLfXDZYVdw1mGUGZq9CyFTsKzmkTFFz75UlgbmCR5tqx1g24Z6z-MvlFKtxtm5XJVYvd37-mIXgMhPFANE7htrITBQ-c1ZxFh4EWoHyeX0wSE7tXoQLb-P2mHNWojW9i_0OcI8Y-3TT2hq8vq09bF_IerpILpne7IQLYx7T7vZFDLI56TQ86lLig_JCQzeogO5YjajxkkUVTvEa-oOqpoNropcK-Py_jPm22h8jyZJzHZd4FEj8mMIgDTN92gK9aCoUH8uhPRxr2yI1LOZoW82Y69eu170_H5cLjLnIgImuYFlj0SSRZ47_PcVBThU_kGcnnVywdYJNi0CCSl8uD1arS10jA1-qs67kS89dvkhh2HA8Av9Qzh9shlzpZq77v6oDBhahBoeWVZWyi9z9YVKqJZrC2BEaQ4sQhGD-6CKML3iGCdBXY3rtvp9k1nip_Im52h_AtfTZLd0rPAfoGTeqWx_PJRHbEkF3MCPVFKVXVKXYaOAEUwXf0MbCB_gc3dGrcHxvniGflQjUSZqbNArtGcKGb4Ou5QUeBo" \t "_blank"</w:instrText>
        </w:r>
        <w:r w:rsidRPr="00476F4B">
          <w:fldChar w:fldCharType="separate"/>
        </w:r>
        <w:r w:rsidRPr="00476F4B">
          <w:rPr>
            <w:rStyle w:val="Hyperlink"/>
          </w:rPr>
          <w:t>Determinants of continuous usage intention of branded apps in omni-channel retail environment: comparison between experience-oriented and transaction-oriented a...</w:t>
        </w:r>
        <w:r w:rsidRPr="00476F4B">
          <w:fldChar w:fldCharType="end"/>
        </w:r>
      </w:ins>
    </w:p>
    <w:p w14:paraId="64515953" w14:textId="77777777" w:rsidR="00476F4B" w:rsidRPr="00476F4B" w:rsidRDefault="00476F4B" w:rsidP="00476F4B">
      <w:pPr>
        <w:rPr>
          <w:ins w:id="40" w:author="Unknown"/>
        </w:rPr>
      </w:pPr>
      <w:ins w:id="41" w:author="Unknown">
        <w:r w:rsidRPr="00476F4B">
          <w:t>Lixia Jiang, Data Science and Management, 2024</w:t>
        </w:r>
      </w:ins>
    </w:p>
    <w:p w14:paraId="681DA3E3" w14:textId="41E449A7" w:rsidR="00D477E3" w:rsidRDefault="00476F4B">
      <w:r>
        <w:rPr>
          <w:noProof/>
        </w:rPr>
        <w:lastRenderedPageBreak/>
        <w:drawing>
          <wp:inline distT="0" distB="0" distL="0" distR="0" wp14:anchorId="468C9C14" wp14:editId="17403CCA">
            <wp:extent cx="5731510" cy="4298950"/>
            <wp:effectExtent l="0" t="0" r="2540" b="6350"/>
            <wp:docPr id="1424342787" name="Picture 1" descr="Acne vulg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ne vulgari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471FE17B" wp14:editId="29373F28">
            <wp:extent cx="5731510" cy="4298950"/>
            <wp:effectExtent l="0" t="0" r="2540" b="6350"/>
            <wp:docPr id="1575440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0E3F5A81" wp14:editId="51D20DA5">
            <wp:extent cx="5731510" cy="4298950"/>
            <wp:effectExtent l="0" t="0" r="2540" b="6350"/>
            <wp:docPr id="206514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42194900" wp14:editId="0EDF3E9A">
            <wp:extent cx="5731510" cy="4298950"/>
            <wp:effectExtent l="0" t="0" r="2540" b="6350"/>
            <wp:docPr id="1288011103" name="Picture 4" descr="Postinflammatory eryt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stinflammatory erythem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0667A6A1" wp14:editId="19235776">
            <wp:extent cx="5731510" cy="4298950"/>
            <wp:effectExtent l="0" t="0" r="2540" b="6350"/>
            <wp:docPr id="1359484054" name="Pictur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793F7C42" wp14:editId="7D819839">
            <wp:extent cx="5731510" cy="4298950"/>
            <wp:effectExtent l="0" t="0" r="2540" b="6350"/>
            <wp:docPr id="2006884" name="Picture 7" descr="Mild a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ld acn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12A584A8" wp14:editId="42571122">
            <wp:extent cx="5731510" cy="4298950"/>
            <wp:effectExtent l="0" t="0" r="2540" b="6350"/>
            <wp:docPr id="1131896764" name="Picture 8" descr="Moderate a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derate acn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1E4DECFB" wp14:editId="28E7A303">
            <wp:extent cx="5731510" cy="4298950"/>
            <wp:effectExtent l="0" t="0" r="2540" b="6350"/>
            <wp:docPr id="140369979" name="Picture 9" descr="Severe a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evere acn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50C"/>
    <w:multiLevelType w:val="multilevel"/>
    <w:tmpl w:val="A082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3530E"/>
    <w:multiLevelType w:val="multilevel"/>
    <w:tmpl w:val="2118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2739E"/>
    <w:multiLevelType w:val="multilevel"/>
    <w:tmpl w:val="80F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F4D84"/>
    <w:multiLevelType w:val="multilevel"/>
    <w:tmpl w:val="2D8E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60703"/>
    <w:multiLevelType w:val="multilevel"/>
    <w:tmpl w:val="3FB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C661B"/>
    <w:multiLevelType w:val="multilevel"/>
    <w:tmpl w:val="DBB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77263"/>
    <w:multiLevelType w:val="multilevel"/>
    <w:tmpl w:val="3ED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65371"/>
    <w:multiLevelType w:val="multilevel"/>
    <w:tmpl w:val="A40C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10ED4"/>
    <w:multiLevelType w:val="multilevel"/>
    <w:tmpl w:val="1D5A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46190"/>
    <w:multiLevelType w:val="multilevel"/>
    <w:tmpl w:val="521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06259"/>
    <w:multiLevelType w:val="multilevel"/>
    <w:tmpl w:val="81B0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77D83"/>
    <w:multiLevelType w:val="multilevel"/>
    <w:tmpl w:val="C50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12F01"/>
    <w:multiLevelType w:val="multilevel"/>
    <w:tmpl w:val="CAB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7591D"/>
    <w:multiLevelType w:val="multilevel"/>
    <w:tmpl w:val="F5D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10CD5"/>
    <w:multiLevelType w:val="multilevel"/>
    <w:tmpl w:val="EFC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262889">
    <w:abstractNumId w:val="2"/>
  </w:num>
  <w:num w:numId="2" w16cid:durableId="1831484254">
    <w:abstractNumId w:val="6"/>
  </w:num>
  <w:num w:numId="3" w16cid:durableId="1451826895">
    <w:abstractNumId w:val="7"/>
  </w:num>
  <w:num w:numId="4" w16cid:durableId="1540318221">
    <w:abstractNumId w:val="3"/>
  </w:num>
  <w:num w:numId="5" w16cid:durableId="1295452833">
    <w:abstractNumId w:val="0"/>
  </w:num>
  <w:num w:numId="6" w16cid:durableId="1158956924">
    <w:abstractNumId w:val="13"/>
  </w:num>
  <w:num w:numId="7" w16cid:durableId="522205387">
    <w:abstractNumId w:val="1"/>
  </w:num>
  <w:num w:numId="8" w16cid:durableId="2064912761">
    <w:abstractNumId w:val="11"/>
  </w:num>
  <w:num w:numId="9" w16cid:durableId="2069496569">
    <w:abstractNumId w:val="12"/>
  </w:num>
  <w:num w:numId="10" w16cid:durableId="1325204242">
    <w:abstractNumId w:val="5"/>
  </w:num>
  <w:num w:numId="11" w16cid:durableId="1129781718">
    <w:abstractNumId w:val="9"/>
  </w:num>
  <w:num w:numId="12" w16cid:durableId="358701441">
    <w:abstractNumId w:val="8"/>
  </w:num>
  <w:num w:numId="13" w16cid:durableId="1750227703">
    <w:abstractNumId w:val="14"/>
  </w:num>
  <w:num w:numId="14" w16cid:durableId="2079788003">
    <w:abstractNumId w:val="10"/>
  </w:num>
  <w:num w:numId="15" w16cid:durableId="1365789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A8"/>
    <w:rsid w:val="00242FA8"/>
    <w:rsid w:val="00433FDD"/>
    <w:rsid w:val="00476F4B"/>
    <w:rsid w:val="00BB7AB7"/>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9B35F-3CD5-4892-9A90-09388B996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FA8"/>
    <w:rPr>
      <w:rFonts w:eastAsiaTheme="majorEastAsia" w:cstheme="majorBidi"/>
      <w:color w:val="272727" w:themeColor="text1" w:themeTint="D8"/>
    </w:rPr>
  </w:style>
  <w:style w:type="paragraph" w:styleId="Title">
    <w:name w:val="Title"/>
    <w:basedOn w:val="Normal"/>
    <w:next w:val="Normal"/>
    <w:link w:val="TitleChar"/>
    <w:uiPriority w:val="10"/>
    <w:qFormat/>
    <w:rsid w:val="00242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FA8"/>
    <w:pPr>
      <w:spacing w:before="160"/>
      <w:jc w:val="center"/>
    </w:pPr>
    <w:rPr>
      <w:i/>
      <w:iCs/>
      <w:color w:val="404040" w:themeColor="text1" w:themeTint="BF"/>
    </w:rPr>
  </w:style>
  <w:style w:type="character" w:customStyle="1" w:styleId="QuoteChar">
    <w:name w:val="Quote Char"/>
    <w:basedOn w:val="DefaultParagraphFont"/>
    <w:link w:val="Quote"/>
    <w:uiPriority w:val="29"/>
    <w:rsid w:val="00242FA8"/>
    <w:rPr>
      <w:i/>
      <w:iCs/>
      <w:color w:val="404040" w:themeColor="text1" w:themeTint="BF"/>
    </w:rPr>
  </w:style>
  <w:style w:type="paragraph" w:styleId="ListParagraph">
    <w:name w:val="List Paragraph"/>
    <w:basedOn w:val="Normal"/>
    <w:uiPriority w:val="34"/>
    <w:qFormat/>
    <w:rsid w:val="00242FA8"/>
    <w:pPr>
      <w:ind w:left="720"/>
      <w:contextualSpacing/>
    </w:pPr>
  </w:style>
  <w:style w:type="character" w:styleId="IntenseEmphasis">
    <w:name w:val="Intense Emphasis"/>
    <w:basedOn w:val="DefaultParagraphFont"/>
    <w:uiPriority w:val="21"/>
    <w:qFormat/>
    <w:rsid w:val="00242FA8"/>
    <w:rPr>
      <w:i/>
      <w:iCs/>
      <w:color w:val="2F5496" w:themeColor="accent1" w:themeShade="BF"/>
    </w:rPr>
  </w:style>
  <w:style w:type="paragraph" w:styleId="IntenseQuote">
    <w:name w:val="Intense Quote"/>
    <w:basedOn w:val="Normal"/>
    <w:next w:val="Normal"/>
    <w:link w:val="IntenseQuoteChar"/>
    <w:uiPriority w:val="30"/>
    <w:qFormat/>
    <w:rsid w:val="00242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FA8"/>
    <w:rPr>
      <w:i/>
      <w:iCs/>
      <w:color w:val="2F5496" w:themeColor="accent1" w:themeShade="BF"/>
    </w:rPr>
  </w:style>
  <w:style w:type="character" w:styleId="IntenseReference">
    <w:name w:val="Intense Reference"/>
    <w:basedOn w:val="DefaultParagraphFont"/>
    <w:uiPriority w:val="32"/>
    <w:qFormat/>
    <w:rsid w:val="00242FA8"/>
    <w:rPr>
      <w:b/>
      <w:bCs/>
      <w:smallCaps/>
      <w:color w:val="2F5496" w:themeColor="accent1" w:themeShade="BF"/>
      <w:spacing w:val="5"/>
    </w:rPr>
  </w:style>
  <w:style w:type="character" w:styleId="Hyperlink">
    <w:name w:val="Hyperlink"/>
    <w:basedOn w:val="DefaultParagraphFont"/>
    <w:uiPriority w:val="99"/>
    <w:unhideWhenUsed/>
    <w:rsid w:val="00476F4B"/>
    <w:rPr>
      <w:color w:val="0563C1" w:themeColor="hyperlink"/>
      <w:u w:val="single"/>
    </w:rPr>
  </w:style>
  <w:style w:type="character" w:styleId="UnresolvedMention">
    <w:name w:val="Unresolved Mention"/>
    <w:basedOn w:val="DefaultParagraphFont"/>
    <w:uiPriority w:val="99"/>
    <w:semiHidden/>
    <w:unhideWhenUsed/>
    <w:rsid w:val="0047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rmnetnz.org/topics/psychological-effects-of-acne" TargetMode="External"/><Relationship Id="rId21" Type="http://schemas.openxmlformats.org/officeDocument/2006/relationships/hyperlink" Target="https://dermnetnz.org/topics/acne-face-images" TargetMode="External"/><Relationship Id="rId34" Type="http://schemas.openxmlformats.org/officeDocument/2006/relationships/hyperlink" Target="https://pubmed.ncbi.nlm.nih.gov/23972509/" TargetMode="External"/><Relationship Id="rId42" Type="http://schemas.openxmlformats.org/officeDocument/2006/relationships/hyperlink" Target="https://dermnetnz.org/topics/antibiotics-for-acne" TargetMode="External"/><Relationship Id="rId47" Type="http://schemas.openxmlformats.org/officeDocument/2006/relationships/hyperlink" Target="https://dermnetnz.org/topics/acne-face-images" TargetMode="External"/><Relationship Id="rId50" Type="http://schemas.openxmlformats.org/officeDocument/2006/relationships/hyperlink" Target="https://dermnetnz.org/topics/nodulocystic-acne" TargetMode="External"/><Relationship Id="rId55" Type="http://schemas.openxmlformats.org/officeDocument/2006/relationships/hyperlink" Target="http://emedicine.medscape.com/article/1069804-overview" TargetMode="External"/><Relationship Id="rId63" Type="http://schemas.openxmlformats.org/officeDocument/2006/relationships/image" Target="media/image6.jpeg"/><Relationship Id="rId7" Type="http://schemas.openxmlformats.org/officeDocument/2006/relationships/hyperlink" Target="https://dermnetnz.org/topics/acne-vulgaris?utm_source=chatgpt.com" TargetMode="External"/><Relationship Id="rId2" Type="http://schemas.openxmlformats.org/officeDocument/2006/relationships/styles" Target="styles.xml"/><Relationship Id="rId16" Type="http://schemas.openxmlformats.org/officeDocument/2006/relationships/hyperlink" Target="https://dermnetnz.org/topics/comedonal-acne" TargetMode="External"/><Relationship Id="rId29" Type="http://schemas.openxmlformats.org/officeDocument/2006/relationships/hyperlink" Target="https://dermnetnz.org/topics/lasers-lights-and-acne" TargetMode="External"/><Relationship Id="rId11" Type="http://schemas.openxmlformats.org/officeDocument/2006/relationships/hyperlink" Target="https://dermnetnz.org/topics/infantile-acne" TargetMode="External"/><Relationship Id="rId24" Type="http://schemas.openxmlformats.org/officeDocument/2006/relationships/hyperlink" Target="https://dermnetnz.org/topics/keloid-and-hypertrophic-scar" TargetMode="External"/><Relationship Id="rId32" Type="http://schemas.openxmlformats.org/officeDocument/2006/relationships/hyperlink" Target="https://dermnetnz.org/topics/isotretinoin" TargetMode="External"/><Relationship Id="rId37" Type="http://schemas.openxmlformats.org/officeDocument/2006/relationships/hyperlink" Target="https://dermnetnz.org/topics/acne" TargetMode="External"/><Relationship Id="rId40" Type="http://schemas.openxmlformats.org/officeDocument/2006/relationships/hyperlink" Target="https://dermnetnz.org/topics/acne-treatment" TargetMode="External"/><Relationship Id="rId45" Type="http://schemas.openxmlformats.org/officeDocument/2006/relationships/hyperlink" Target="https://dermnetnz.org/topics/comedones" TargetMode="External"/><Relationship Id="rId53" Type="http://schemas.openxmlformats.org/officeDocument/2006/relationships/hyperlink" Target="https://dermnetnz.org/topics/what-causes-acne" TargetMode="External"/><Relationship Id="rId58" Type="http://schemas.openxmlformats.org/officeDocument/2006/relationships/image" Target="media/image1.jpeg"/><Relationship Id="rId66" Type="http://schemas.openxmlformats.org/officeDocument/2006/relationships/fontTable" Target="fontTable.xml"/><Relationship Id="rId5" Type="http://schemas.openxmlformats.org/officeDocument/2006/relationships/hyperlink" Target="https://dermnetnz.org/topics/acne-vulgaris?utm_source=chatgpt.com" TargetMode="External"/><Relationship Id="rId61" Type="http://schemas.openxmlformats.org/officeDocument/2006/relationships/image" Target="media/image4.jpeg"/><Relationship Id="rId19" Type="http://schemas.openxmlformats.org/officeDocument/2006/relationships/hyperlink" Target="https://dermnetnz.org/topics/seborrhoea" TargetMode="External"/><Relationship Id="rId14" Type="http://schemas.openxmlformats.org/officeDocument/2006/relationships/hyperlink" Target="https://dermnetnz.org/topics/what-causes-acne" TargetMode="External"/><Relationship Id="rId22" Type="http://schemas.openxmlformats.org/officeDocument/2006/relationships/hyperlink" Target="https://dermnetnz.org/images/acne-affecting-the-back-images" TargetMode="External"/><Relationship Id="rId27" Type="http://schemas.openxmlformats.org/officeDocument/2006/relationships/hyperlink" Target="https://dermnetnz.org/topics/acne-treatment" TargetMode="External"/><Relationship Id="rId30" Type="http://schemas.openxmlformats.org/officeDocument/2006/relationships/hyperlink" Target="https://dermnetnz.org/topics/tetracycline" TargetMode="External"/><Relationship Id="rId35" Type="http://schemas.openxmlformats.org/officeDocument/2006/relationships/hyperlink" Target="https://pubmed.ncbi.nlm.nih.gov/24190453/" TargetMode="External"/><Relationship Id="rId43" Type="http://schemas.openxmlformats.org/officeDocument/2006/relationships/hyperlink" Target="https://dermnetnz.org/topics/bacteria-in-acne" TargetMode="External"/><Relationship Id="rId48" Type="http://schemas.openxmlformats.org/officeDocument/2006/relationships/hyperlink" Target="https://dermnetnz.org/topics/inflammatory-lesions-in-acne" TargetMode="External"/><Relationship Id="rId56" Type="http://schemas.openxmlformats.org/officeDocument/2006/relationships/hyperlink" Target="https://dermnetnz.org/topics/books-about-the-skin/" TargetMode="External"/><Relationship Id="rId64" Type="http://schemas.openxmlformats.org/officeDocument/2006/relationships/image" Target="media/image7.jpeg"/><Relationship Id="rId8" Type="http://schemas.openxmlformats.org/officeDocument/2006/relationships/hyperlink" Target="https://dermnetnz.org/topics/acne-vulgaris?utm_source=chatgpt.com" TargetMode="External"/><Relationship Id="rId51" Type="http://schemas.openxmlformats.org/officeDocument/2006/relationships/hyperlink" Target="https://dermnetnz.org/topics/steroid-acne" TargetMode="External"/><Relationship Id="rId3" Type="http://schemas.openxmlformats.org/officeDocument/2006/relationships/settings" Target="settings.xml"/><Relationship Id="rId12" Type="http://schemas.openxmlformats.org/officeDocument/2006/relationships/hyperlink" Target="https://dermnetnz.org/topics/acne-in-children" TargetMode="External"/><Relationship Id="rId17" Type="http://schemas.openxmlformats.org/officeDocument/2006/relationships/hyperlink" Target="https://dermnetnz.org/topics/comedonal-acne" TargetMode="External"/><Relationship Id="rId25" Type="http://schemas.openxmlformats.org/officeDocument/2006/relationships/hyperlink" Target="https://dermnetnz.org/topics/acne-scarring" TargetMode="External"/><Relationship Id="rId33" Type="http://schemas.openxmlformats.org/officeDocument/2006/relationships/hyperlink" Target="https://pubmed.ncbi.nlm.nih.gov/12140469/" TargetMode="External"/><Relationship Id="rId38" Type="http://schemas.openxmlformats.org/officeDocument/2006/relationships/hyperlink" Target="https://dermnetnz.org/topics/acne-and-other-follicular-disorders" TargetMode="External"/><Relationship Id="rId46" Type="http://schemas.openxmlformats.org/officeDocument/2006/relationships/hyperlink" Target="https://dermnetnz.org/topics/comedonal-acne" TargetMode="External"/><Relationship Id="rId59" Type="http://schemas.openxmlformats.org/officeDocument/2006/relationships/image" Target="media/image2.jpeg"/><Relationship Id="rId67" Type="http://schemas.openxmlformats.org/officeDocument/2006/relationships/theme" Target="theme/theme1.xml"/><Relationship Id="rId20" Type="http://schemas.openxmlformats.org/officeDocument/2006/relationships/hyperlink" Target="https://dermnetnz.org/images/acne-vulgaris-images" TargetMode="External"/><Relationship Id="rId41" Type="http://schemas.openxmlformats.org/officeDocument/2006/relationships/hyperlink" Target="https://dermnetnz.org/topics/acne-scarring" TargetMode="External"/><Relationship Id="rId54" Type="http://schemas.openxmlformats.org/officeDocument/2006/relationships/hyperlink" Target="https://www.youtube.com/watch?v=BGmJJzZekzU&amp;t=289s" TargetMode="External"/><Relationship Id="rId62"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dermnetnz.org/topics/acne-vulgaris?utm_source=chatgpt.com" TargetMode="External"/><Relationship Id="rId15" Type="http://schemas.openxmlformats.org/officeDocument/2006/relationships/hyperlink" Target="https://dermnetnz.org/topics/inflammatory-lesions-in-acne" TargetMode="External"/><Relationship Id="rId23" Type="http://schemas.openxmlformats.org/officeDocument/2006/relationships/hyperlink" Target="https://dermnetnz.org/topics/postinflammatory-hyperpigmentation" TargetMode="External"/><Relationship Id="rId28" Type="http://schemas.openxmlformats.org/officeDocument/2006/relationships/hyperlink" Target="https://dermnetnz.org/topics/topical-treatment-for-acne" TargetMode="External"/><Relationship Id="rId36" Type="http://schemas.openxmlformats.org/officeDocument/2006/relationships/hyperlink" Target="https://dermnetnz.org/images/acne-vulgaris-images" TargetMode="External"/><Relationship Id="rId49" Type="http://schemas.openxmlformats.org/officeDocument/2006/relationships/hyperlink" Target="https://dermnetnz.org/topics/investigations-in-acne" TargetMode="External"/><Relationship Id="rId57" Type="http://schemas.openxmlformats.org/officeDocument/2006/relationships/hyperlink" Target="https://www.amazon.com/Dermatology-Made-second-Amanda-Oakley-dp-1914961161/dp/1914961161/ref=dp_ob_title_bk?&amp;_encoding=UTF8&amp;tag=nzdermnet-20&amp;linkCode=ur2&amp;linkId=2addc7901a76f7726fa42eeeea7a28ea&amp;camp=1789&amp;creative=9325" TargetMode="External"/><Relationship Id="rId10" Type="http://schemas.openxmlformats.org/officeDocument/2006/relationships/hyperlink" Target="https://dermnetnz.org/topics/acne-and-other-follicular-disorders" TargetMode="External"/><Relationship Id="rId31" Type="http://schemas.openxmlformats.org/officeDocument/2006/relationships/hyperlink" Target="https://dermnetnz.org/topics/anti-androgen-therapy" TargetMode="External"/><Relationship Id="rId44" Type="http://schemas.openxmlformats.org/officeDocument/2006/relationships/hyperlink" Target="https://dermnetnz.org/topics/blue-light-acne-treatment" TargetMode="External"/><Relationship Id="rId52" Type="http://schemas.openxmlformats.org/officeDocument/2006/relationships/hyperlink" Target="https://dermnetnz.org/topics/topical-treatment-for-acne" TargetMode="External"/><Relationship Id="rId60" Type="http://schemas.openxmlformats.org/officeDocument/2006/relationships/image" Target="media/image3.jpeg"/><Relationship Id="rId65"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dermnetnz.org/topics/acne-vulgaris?utm_source=chatgpt.com" TargetMode="External"/><Relationship Id="rId13" Type="http://schemas.openxmlformats.org/officeDocument/2006/relationships/hyperlink" Target="https://dermnetnz.org/topics/adult-acne" TargetMode="External"/><Relationship Id="rId18" Type="http://schemas.openxmlformats.org/officeDocument/2006/relationships/hyperlink" Target="https://dermnetnz.org/topics/acne-scarring" TargetMode="External"/><Relationship Id="rId39" Type="http://schemas.openxmlformats.org/officeDocument/2006/relationships/hyperlink" Target="https://dermnetnz.org/topics/acne-in-pregna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4073</Words>
  <Characters>23221</Characters>
  <Application>Microsoft Office Word</Application>
  <DocSecurity>0</DocSecurity>
  <Lines>193</Lines>
  <Paragraphs>54</Paragraphs>
  <ScaleCrop>false</ScaleCrop>
  <Company/>
  <LinksUpToDate>false</LinksUpToDate>
  <CharactersWithSpaces>27240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2026-08-18T17:29:00Z</dcterms:created>
  <dcterms:modified xsi:type="dcterms:W3CDTF">2026-08-18T17:32:00Z</dcterms:modified>
</cp:coreProperties>
</file>