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E963E" w14:textId="77777777" w:rsidR="000305E6" w:rsidRPr="000305E6" w:rsidRDefault="000305E6" w:rsidP="000305E6">
      <w:pPr>
        <w:rPr>
          <w:b/>
          <w:bCs/>
        </w:rPr>
      </w:pPr>
      <w:r w:rsidRPr="000305E6">
        <w:rPr>
          <w:b/>
          <w:bCs/>
        </w:rPr>
        <w:t>Enlarged pores</w:t>
      </w:r>
    </w:p>
    <w:p w14:paraId="6CA68D28" w14:textId="77777777" w:rsidR="000305E6" w:rsidRPr="000305E6" w:rsidRDefault="000305E6" w:rsidP="000305E6"/>
    <w:p w14:paraId="4C82200E" w14:textId="77777777" w:rsidR="000305E6" w:rsidRPr="000305E6" w:rsidRDefault="000305E6" w:rsidP="000305E6">
      <w:r w:rsidRPr="000305E6">
        <w:t>Author: Lydia Chan, Dermatology Registrar, Waikato Hospital, Hamilton, New Zealand. Editor-in-Chief: Hon A/Prof Amanda Oakley, Hamilton, New Zealand. Copy editor: Maria McGivern. March 2017.</w:t>
      </w:r>
    </w:p>
    <w:p w14:paraId="3714A1E9" w14:textId="77777777" w:rsidR="000305E6" w:rsidRPr="000305E6" w:rsidRDefault="000305E6" w:rsidP="000305E6">
      <w:hyperlink r:id="rId5" w:anchor="Introduction" w:history="1">
        <w:r w:rsidRPr="000305E6">
          <w:rPr>
            <w:rStyle w:val="Hyperlink"/>
          </w:rPr>
          <w:t>Introduction</w:t>
        </w:r>
      </w:hyperlink>
      <w:r w:rsidRPr="000305E6">
        <w:t> </w:t>
      </w:r>
      <w:hyperlink r:id="rId6" w:anchor="Demographics" w:history="1">
        <w:r w:rsidRPr="000305E6">
          <w:rPr>
            <w:rStyle w:val="Hyperlink"/>
          </w:rPr>
          <w:t>Demographics</w:t>
        </w:r>
      </w:hyperlink>
      <w:r w:rsidRPr="000305E6">
        <w:t> </w:t>
      </w:r>
      <w:hyperlink r:id="rId7" w:anchor="Causes" w:history="1">
        <w:r w:rsidRPr="000305E6">
          <w:rPr>
            <w:rStyle w:val="Hyperlink"/>
          </w:rPr>
          <w:t>Causes</w:t>
        </w:r>
      </w:hyperlink>
      <w:r w:rsidRPr="000305E6">
        <w:t> </w:t>
      </w:r>
      <w:hyperlink r:id="rId8" w:anchor="Treatment" w:history="1">
        <w:r w:rsidRPr="000305E6">
          <w:rPr>
            <w:rStyle w:val="Hyperlink"/>
          </w:rPr>
          <w:t>Treatment</w:t>
        </w:r>
      </w:hyperlink>
    </w:p>
    <w:p w14:paraId="2D9445E8" w14:textId="77777777" w:rsidR="000305E6" w:rsidRPr="000305E6" w:rsidRDefault="000305E6" w:rsidP="000305E6">
      <w:pPr>
        <w:rPr>
          <w:b/>
          <w:bCs/>
        </w:rPr>
      </w:pPr>
      <w:r w:rsidRPr="000305E6">
        <w:rPr>
          <w:b/>
          <w:bCs/>
        </w:rPr>
        <w:t>What are enlarged pores?</w:t>
      </w:r>
    </w:p>
    <w:p w14:paraId="2C4A9C17" w14:textId="77777777" w:rsidR="000305E6" w:rsidRPr="000305E6" w:rsidRDefault="000305E6" w:rsidP="000305E6">
      <w:r w:rsidRPr="000305E6">
        <w:t>Enlarged pores are depressions in the facial skin surface that contain one or more openings to the ducts carrying sweat and oil from their respective eccrine glands and sebaceous glands.</w:t>
      </w:r>
    </w:p>
    <w:p w14:paraId="4552EAC8" w14:textId="77777777" w:rsidR="000305E6" w:rsidRPr="000305E6" w:rsidRDefault="000305E6" w:rsidP="000305E6">
      <w:pPr>
        <w:rPr>
          <w:b/>
          <w:bCs/>
        </w:rPr>
      </w:pPr>
      <w:r w:rsidRPr="000305E6">
        <w:rPr>
          <w:b/>
          <w:bCs/>
        </w:rPr>
        <w:t>Who gets enlarged pores?</w:t>
      </w:r>
    </w:p>
    <w:p w14:paraId="1905DEFD" w14:textId="77777777" w:rsidR="000305E6" w:rsidRPr="000305E6" w:rsidRDefault="000305E6" w:rsidP="000305E6">
      <w:r w:rsidRPr="000305E6">
        <w:t>Enlarged pores can be seen at all ages and in all ethnic groups. Certain ethnic groups may have larger pores, particularly those of African and Indian ancestry. Pores often appear larger with age.</w:t>
      </w:r>
    </w:p>
    <w:p w14:paraId="11484BB5" w14:textId="77777777" w:rsidR="000305E6" w:rsidRPr="000305E6" w:rsidRDefault="000305E6" w:rsidP="000305E6">
      <w:r w:rsidRPr="000305E6">
        <w:t>There are conflicting data on whether men or women are more prone to large pores. In women, pore size may fluctuate during the menstrual cycle, with the largest pore size occurring during ovulation.</w:t>
      </w:r>
    </w:p>
    <w:p w14:paraId="1D8D1049" w14:textId="77777777" w:rsidR="000305E6" w:rsidRPr="000305E6" w:rsidRDefault="000305E6" w:rsidP="000305E6">
      <w:pPr>
        <w:rPr>
          <w:b/>
          <w:bCs/>
        </w:rPr>
      </w:pPr>
      <w:r w:rsidRPr="000305E6">
        <w:rPr>
          <w:b/>
          <w:bCs/>
        </w:rPr>
        <w:t>What causes enlarged pores?</w:t>
      </w:r>
    </w:p>
    <w:p w14:paraId="47B67678" w14:textId="77777777" w:rsidR="000305E6" w:rsidRPr="000305E6" w:rsidRDefault="000305E6" w:rsidP="000305E6">
      <w:r w:rsidRPr="000305E6">
        <w:t>Factors that may lead to enlarged pores include:</w:t>
      </w:r>
    </w:p>
    <w:p w14:paraId="3DEBAB0B" w14:textId="77777777" w:rsidR="000305E6" w:rsidRPr="000305E6" w:rsidRDefault="000305E6" w:rsidP="000305E6">
      <w:pPr>
        <w:numPr>
          <w:ilvl w:val="0"/>
          <w:numId w:val="1"/>
        </w:numPr>
      </w:pPr>
      <w:r w:rsidRPr="000305E6">
        <w:t>Increased </w:t>
      </w:r>
      <w:hyperlink r:id="rId9" w:history="1">
        <w:r w:rsidRPr="000305E6">
          <w:rPr>
            <w:rStyle w:val="Hyperlink"/>
          </w:rPr>
          <w:t>sebum</w:t>
        </w:r>
      </w:hyperlink>
      <w:r w:rsidRPr="000305E6">
        <w:t> production</w:t>
      </w:r>
    </w:p>
    <w:p w14:paraId="150D897C" w14:textId="77777777" w:rsidR="000305E6" w:rsidRPr="000305E6" w:rsidRDefault="000305E6" w:rsidP="000305E6">
      <w:pPr>
        <w:numPr>
          <w:ilvl w:val="0"/>
          <w:numId w:val="1"/>
        </w:numPr>
      </w:pPr>
      <w:r w:rsidRPr="000305E6">
        <w:t>Hair follicle size</w:t>
      </w:r>
    </w:p>
    <w:p w14:paraId="43600E46" w14:textId="77777777" w:rsidR="000305E6" w:rsidRPr="000305E6" w:rsidRDefault="000305E6" w:rsidP="000305E6">
      <w:pPr>
        <w:numPr>
          <w:ilvl w:val="0"/>
          <w:numId w:val="1"/>
        </w:numPr>
      </w:pPr>
      <w:r w:rsidRPr="000305E6">
        <w:t>Use of comedogenic products</w:t>
      </w:r>
    </w:p>
    <w:p w14:paraId="57105E0F" w14:textId="77777777" w:rsidR="000305E6" w:rsidRPr="000305E6" w:rsidRDefault="000305E6" w:rsidP="000305E6">
      <w:pPr>
        <w:numPr>
          <w:ilvl w:val="0"/>
          <w:numId w:val="1"/>
        </w:numPr>
      </w:pPr>
      <w:r w:rsidRPr="000305E6">
        <w:t>Loss of skin elasticity with age</w:t>
      </w:r>
    </w:p>
    <w:p w14:paraId="29F53BFE" w14:textId="77777777" w:rsidR="000305E6" w:rsidRPr="000305E6" w:rsidRDefault="000305E6" w:rsidP="000305E6">
      <w:pPr>
        <w:numPr>
          <w:ilvl w:val="0"/>
          <w:numId w:val="1"/>
        </w:numPr>
      </w:pPr>
      <w:r w:rsidRPr="000305E6">
        <w:t>Sun damage.</w:t>
      </w:r>
    </w:p>
    <w:p w14:paraId="400B513F" w14:textId="77777777" w:rsidR="000305E6" w:rsidRPr="000305E6" w:rsidRDefault="000305E6" w:rsidP="000305E6">
      <w:hyperlink r:id="rId10" w:history="1">
        <w:r w:rsidRPr="000305E6">
          <w:rPr>
            <w:rStyle w:val="Hyperlink"/>
          </w:rPr>
          <w:t>Acne</w:t>
        </w:r>
      </w:hyperlink>
      <w:r w:rsidRPr="000305E6">
        <w:t> is associated with enlarged pores — when sometimes open </w:t>
      </w:r>
      <w:proofErr w:type="spellStart"/>
      <w:r w:rsidRPr="000305E6">
        <w:fldChar w:fldCharType="begin"/>
      </w:r>
      <w:r w:rsidRPr="000305E6">
        <w:instrText>HYPERLINK "https://dermnetnz.org/topics/comedones"</w:instrText>
      </w:r>
      <w:r w:rsidRPr="000305E6">
        <w:fldChar w:fldCharType="separate"/>
      </w:r>
      <w:r w:rsidRPr="000305E6">
        <w:rPr>
          <w:rStyle w:val="Hyperlink"/>
        </w:rPr>
        <w:t>comedones</w:t>
      </w:r>
      <w:proofErr w:type="spellEnd"/>
      <w:r w:rsidRPr="000305E6">
        <w:fldChar w:fldCharType="end"/>
      </w:r>
      <w:r w:rsidRPr="000305E6">
        <w:t> (blackheads) can be seen within a pore. </w:t>
      </w:r>
      <w:hyperlink r:id="rId11" w:history="1">
        <w:r w:rsidRPr="000305E6">
          <w:rPr>
            <w:rStyle w:val="Hyperlink"/>
          </w:rPr>
          <w:t>Inflammatory acne</w:t>
        </w:r>
      </w:hyperlink>
      <w:r w:rsidRPr="000305E6">
        <w:t> may cause enlarged pores through weakening sebaceous gland and hair follicle openings, making them more prone to blockage.</w:t>
      </w:r>
    </w:p>
    <w:p w14:paraId="0D38ACCA" w14:textId="77777777" w:rsidR="000305E6" w:rsidRPr="000305E6" w:rsidRDefault="000305E6" w:rsidP="000305E6">
      <w:pPr>
        <w:rPr>
          <w:b/>
          <w:bCs/>
        </w:rPr>
      </w:pPr>
      <w:r w:rsidRPr="000305E6">
        <w:rPr>
          <w:b/>
          <w:bCs/>
        </w:rPr>
        <w:t>What is the treatment for enlarged pores?</w:t>
      </w:r>
    </w:p>
    <w:p w14:paraId="52497F1F" w14:textId="77777777" w:rsidR="000305E6" w:rsidRPr="000305E6" w:rsidRDefault="000305E6" w:rsidP="000305E6">
      <w:r w:rsidRPr="000305E6">
        <w:t>Treatments that focus on preventing and shrinking large pores are not very effective. They include:</w:t>
      </w:r>
    </w:p>
    <w:p w14:paraId="689EBBE0" w14:textId="77777777" w:rsidR="000305E6" w:rsidRPr="000305E6" w:rsidRDefault="000305E6" w:rsidP="000305E6">
      <w:pPr>
        <w:numPr>
          <w:ilvl w:val="0"/>
          <w:numId w:val="2"/>
        </w:numPr>
      </w:pPr>
      <w:r w:rsidRPr="000305E6">
        <w:t>Avoidance of skin creams that induce blackheads and whiteheads</w:t>
      </w:r>
    </w:p>
    <w:p w14:paraId="2C9A64A1" w14:textId="77777777" w:rsidR="000305E6" w:rsidRPr="000305E6" w:rsidRDefault="000305E6" w:rsidP="000305E6">
      <w:pPr>
        <w:numPr>
          <w:ilvl w:val="0"/>
          <w:numId w:val="2"/>
        </w:numPr>
      </w:pPr>
      <w:r w:rsidRPr="000305E6">
        <w:t>Weight loss (which is reported to reduce sebum production)</w:t>
      </w:r>
    </w:p>
    <w:p w14:paraId="3A134FAD" w14:textId="77777777" w:rsidR="000305E6" w:rsidRPr="000305E6" w:rsidRDefault="000305E6" w:rsidP="000305E6">
      <w:pPr>
        <w:numPr>
          <w:ilvl w:val="0"/>
          <w:numId w:val="2"/>
        </w:numPr>
      </w:pPr>
      <w:hyperlink r:id="rId12" w:history="1">
        <w:r w:rsidRPr="000305E6">
          <w:rPr>
            <w:rStyle w:val="Hyperlink"/>
          </w:rPr>
          <w:t>Chemical peels</w:t>
        </w:r>
      </w:hyperlink>
    </w:p>
    <w:p w14:paraId="11E47BDD" w14:textId="77777777" w:rsidR="000305E6" w:rsidRPr="000305E6" w:rsidRDefault="000305E6" w:rsidP="000305E6">
      <w:pPr>
        <w:numPr>
          <w:ilvl w:val="0"/>
          <w:numId w:val="2"/>
        </w:numPr>
      </w:pPr>
      <w:r w:rsidRPr="000305E6">
        <w:t>Topical </w:t>
      </w:r>
      <w:hyperlink r:id="rId13" w:history="1">
        <w:r w:rsidRPr="000305E6">
          <w:rPr>
            <w:rStyle w:val="Hyperlink"/>
          </w:rPr>
          <w:t>nicotinamide</w:t>
        </w:r>
      </w:hyperlink>
    </w:p>
    <w:p w14:paraId="057082DD" w14:textId="77777777" w:rsidR="000305E6" w:rsidRPr="000305E6" w:rsidRDefault="000305E6" w:rsidP="000305E6">
      <w:pPr>
        <w:numPr>
          <w:ilvl w:val="0"/>
          <w:numId w:val="2"/>
        </w:numPr>
      </w:pPr>
      <w:r w:rsidRPr="000305E6">
        <w:t>Plant-derived copper chlorophyllin complexes</w:t>
      </w:r>
    </w:p>
    <w:p w14:paraId="485906E4" w14:textId="77777777" w:rsidR="000305E6" w:rsidRPr="000305E6" w:rsidRDefault="000305E6" w:rsidP="000305E6">
      <w:pPr>
        <w:numPr>
          <w:ilvl w:val="0"/>
          <w:numId w:val="2"/>
        </w:numPr>
      </w:pPr>
      <w:r w:rsidRPr="000305E6">
        <w:t>L-carnitine</w:t>
      </w:r>
    </w:p>
    <w:p w14:paraId="1A6A31EC" w14:textId="77777777" w:rsidR="000305E6" w:rsidRPr="000305E6" w:rsidRDefault="000305E6" w:rsidP="000305E6">
      <w:pPr>
        <w:numPr>
          <w:ilvl w:val="0"/>
          <w:numId w:val="2"/>
        </w:numPr>
      </w:pPr>
      <w:hyperlink r:id="rId14" w:history="1">
        <w:r w:rsidRPr="000305E6">
          <w:rPr>
            <w:rStyle w:val="Hyperlink"/>
          </w:rPr>
          <w:t>Topical retinoids</w:t>
        </w:r>
      </w:hyperlink>
      <w:r w:rsidRPr="000305E6">
        <w:t>.</w:t>
      </w:r>
    </w:p>
    <w:p w14:paraId="7709DD15" w14:textId="77777777" w:rsidR="000305E6" w:rsidRPr="000305E6" w:rsidRDefault="000305E6" w:rsidP="000305E6">
      <w:r w:rsidRPr="000305E6">
        <w:lastRenderedPageBreak/>
        <w:t>Oral treatments that are used for acne may also help. These include:</w:t>
      </w:r>
    </w:p>
    <w:p w14:paraId="5073713A" w14:textId="77777777" w:rsidR="000305E6" w:rsidRPr="000305E6" w:rsidRDefault="000305E6" w:rsidP="000305E6">
      <w:pPr>
        <w:numPr>
          <w:ilvl w:val="0"/>
          <w:numId w:val="3"/>
        </w:numPr>
      </w:pPr>
      <w:hyperlink r:id="rId15" w:history="1">
        <w:r w:rsidRPr="000305E6">
          <w:rPr>
            <w:rStyle w:val="Hyperlink"/>
          </w:rPr>
          <w:t>Combined oral contraceptives</w:t>
        </w:r>
      </w:hyperlink>
    </w:p>
    <w:p w14:paraId="77CBAEFC" w14:textId="77777777" w:rsidR="000305E6" w:rsidRPr="000305E6" w:rsidRDefault="000305E6" w:rsidP="000305E6">
      <w:pPr>
        <w:numPr>
          <w:ilvl w:val="0"/>
          <w:numId w:val="3"/>
        </w:numPr>
      </w:pPr>
      <w:hyperlink r:id="rId16" w:history="1">
        <w:r w:rsidRPr="000305E6">
          <w:rPr>
            <w:rStyle w:val="Hyperlink"/>
          </w:rPr>
          <w:t>Spironolactone</w:t>
        </w:r>
      </w:hyperlink>
    </w:p>
    <w:p w14:paraId="5C04EF7C" w14:textId="77777777" w:rsidR="000305E6" w:rsidRPr="000305E6" w:rsidRDefault="000305E6" w:rsidP="000305E6">
      <w:pPr>
        <w:numPr>
          <w:ilvl w:val="0"/>
          <w:numId w:val="3"/>
        </w:numPr>
      </w:pPr>
      <w:hyperlink r:id="rId17" w:history="1">
        <w:r w:rsidRPr="000305E6">
          <w:rPr>
            <w:rStyle w:val="Hyperlink"/>
          </w:rPr>
          <w:t>Isotretinoin</w:t>
        </w:r>
      </w:hyperlink>
      <w:r w:rsidRPr="000305E6">
        <w:t>.</w:t>
      </w:r>
    </w:p>
    <w:p w14:paraId="44643E4A" w14:textId="77777777" w:rsidR="000305E6" w:rsidRPr="000305E6" w:rsidRDefault="000305E6" w:rsidP="000305E6">
      <w:r w:rsidRPr="000305E6">
        <w:t>Physical treatments targeting the sebaceous glands may help enlarged pores. These include:</w:t>
      </w:r>
    </w:p>
    <w:p w14:paraId="54B67958" w14:textId="77777777" w:rsidR="000305E6" w:rsidRPr="000305E6" w:rsidRDefault="000305E6" w:rsidP="000305E6">
      <w:pPr>
        <w:numPr>
          <w:ilvl w:val="0"/>
          <w:numId w:val="4"/>
        </w:numPr>
      </w:pPr>
      <w:hyperlink r:id="rId18" w:history="1">
        <w:r w:rsidRPr="000305E6">
          <w:rPr>
            <w:rStyle w:val="Hyperlink"/>
          </w:rPr>
          <w:t>Laser treatment</w:t>
        </w:r>
      </w:hyperlink>
    </w:p>
    <w:p w14:paraId="775A0459" w14:textId="77777777" w:rsidR="000305E6" w:rsidRPr="000305E6" w:rsidRDefault="000305E6" w:rsidP="000305E6">
      <w:pPr>
        <w:numPr>
          <w:ilvl w:val="0"/>
          <w:numId w:val="4"/>
        </w:numPr>
      </w:pPr>
      <w:r w:rsidRPr="000305E6">
        <w:t>Radiofrequency microneedling (</w:t>
      </w:r>
      <w:hyperlink r:id="rId19" w:history="1">
        <w:r w:rsidRPr="000305E6">
          <w:rPr>
            <w:rStyle w:val="Hyperlink"/>
          </w:rPr>
          <w:t>skin needling</w:t>
        </w:r>
      </w:hyperlink>
      <w:r w:rsidRPr="000305E6">
        <w:t>).</w:t>
      </w:r>
    </w:p>
    <w:p w14:paraId="5365D34D" w14:textId="77777777" w:rsidR="000305E6" w:rsidRPr="000305E6" w:rsidRDefault="000305E6" w:rsidP="000305E6">
      <w:pPr>
        <w:rPr>
          <w:lang w:val="en"/>
        </w:rPr>
      </w:pPr>
      <w:proofErr w:type="spellStart"/>
      <w:r w:rsidRPr="000305E6">
        <w:rPr>
          <w:lang w:val="en"/>
        </w:rPr>
        <w:t>PlayNext</w:t>
      </w:r>
      <w:proofErr w:type="spellEnd"/>
    </w:p>
    <w:p w14:paraId="04680C50" w14:textId="77777777" w:rsidR="000305E6" w:rsidRPr="000305E6" w:rsidRDefault="000305E6" w:rsidP="000305E6">
      <w:pPr>
        <w:rPr>
          <w:lang w:val="en"/>
        </w:rPr>
      </w:pPr>
      <w:r w:rsidRPr="000305E6">
        <w:rPr>
          <w:lang w:val="en"/>
        </w:rPr>
        <w:t>Mute</w:t>
      </w:r>
    </w:p>
    <w:p w14:paraId="26AD1CA6" w14:textId="77777777" w:rsidR="000305E6" w:rsidRPr="000305E6" w:rsidRDefault="000305E6" w:rsidP="000305E6">
      <w:pPr>
        <w:rPr>
          <w:lang w:val="en"/>
        </w:rPr>
      </w:pPr>
      <w:r w:rsidRPr="000305E6">
        <w:rPr>
          <w:lang w:val="en"/>
        </w:rPr>
        <w:t>Current Time 0:01</w:t>
      </w:r>
    </w:p>
    <w:p w14:paraId="5A30E000" w14:textId="77777777" w:rsidR="000305E6" w:rsidRPr="000305E6" w:rsidRDefault="000305E6" w:rsidP="000305E6">
      <w:pPr>
        <w:rPr>
          <w:lang w:val="en"/>
        </w:rPr>
      </w:pPr>
      <w:r w:rsidRPr="000305E6">
        <w:rPr>
          <w:lang w:val="en"/>
        </w:rPr>
        <w:t>/</w:t>
      </w:r>
    </w:p>
    <w:p w14:paraId="200E35B8" w14:textId="77777777" w:rsidR="000305E6" w:rsidRPr="000305E6" w:rsidRDefault="000305E6" w:rsidP="000305E6">
      <w:pPr>
        <w:rPr>
          <w:lang w:val="en"/>
        </w:rPr>
      </w:pPr>
      <w:r w:rsidRPr="000305E6">
        <w:rPr>
          <w:lang w:val="en"/>
        </w:rPr>
        <w:t>Duration 5:14</w:t>
      </w:r>
    </w:p>
    <w:p w14:paraId="5C2FA5E4" w14:textId="77777777" w:rsidR="000305E6" w:rsidRPr="000305E6" w:rsidRDefault="000305E6" w:rsidP="000305E6">
      <w:pPr>
        <w:rPr>
          <w:lang w:val="en"/>
        </w:rPr>
      </w:pPr>
      <w:r w:rsidRPr="000305E6">
        <w:rPr>
          <w:lang w:val="en"/>
        </w:rPr>
        <w:t>Fullscreen</w:t>
      </w:r>
    </w:p>
    <w:p w14:paraId="2AFBF1B3" w14:textId="77777777" w:rsidR="000305E6" w:rsidRPr="000305E6" w:rsidRDefault="000305E6" w:rsidP="000305E6">
      <w:pPr>
        <w:rPr>
          <w:b/>
          <w:bCs/>
        </w:rPr>
      </w:pPr>
      <w:r w:rsidRPr="000305E6">
        <w:rPr>
          <w:b/>
          <w:bCs/>
        </w:rPr>
        <w:t>ADVERTISEMENT</w:t>
      </w:r>
    </w:p>
    <w:p w14:paraId="1E7419A6" w14:textId="77777777" w:rsidR="000305E6" w:rsidRPr="000305E6" w:rsidRDefault="000305E6" w:rsidP="000305E6">
      <w:pPr>
        <w:rPr>
          <w:b/>
          <w:bCs/>
        </w:rPr>
      </w:pPr>
      <w:r w:rsidRPr="000305E6">
        <w:rPr>
          <w:b/>
          <w:bCs/>
        </w:rPr>
        <w:t>References</w:t>
      </w:r>
    </w:p>
    <w:p w14:paraId="6708C2EE" w14:textId="77777777" w:rsidR="000305E6" w:rsidRPr="000305E6" w:rsidRDefault="000305E6" w:rsidP="000305E6">
      <w:pPr>
        <w:numPr>
          <w:ilvl w:val="0"/>
          <w:numId w:val="5"/>
        </w:numPr>
      </w:pPr>
      <w:r w:rsidRPr="000305E6">
        <w:t>Dong J, Lanoue J, Goldenberg G. Enlarged facial pores: an update on treatments. Cutis 2016; 98: 33–36. </w:t>
      </w:r>
      <w:hyperlink r:id="rId20" w:history="1">
        <w:r w:rsidRPr="000305E6">
          <w:rPr>
            <w:rStyle w:val="Hyperlink"/>
          </w:rPr>
          <w:t>Journal</w:t>
        </w:r>
      </w:hyperlink>
    </w:p>
    <w:p w14:paraId="562B0531" w14:textId="77777777" w:rsidR="000305E6" w:rsidRPr="000305E6" w:rsidRDefault="000305E6" w:rsidP="000305E6">
      <w:pPr>
        <w:numPr>
          <w:ilvl w:val="0"/>
          <w:numId w:val="5"/>
        </w:numPr>
      </w:pPr>
      <w:r w:rsidRPr="000305E6">
        <w:t xml:space="preserve">Flament F, Francois G, Qiu H, et al. Facial skin pores: a multiethnic study. Clin </w:t>
      </w:r>
      <w:proofErr w:type="spellStart"/>
      <w:r w:rsidRPr="000305E6">
        <w:t>Cosmet</w:t>
      </w:r>
      <w:proofErr w:type="spellEnd"/>
      <w:r w:rsidRPr="000305E6">
        <w:t xml:space="preserve"> </w:t>
      </w:r>
      <w:proofErr w:type="spellStart"/>
      <w:r w:rsidRPr="000305E6">
        <w:t>Investig</w:t>
      </w:r>
      <w:proofErr w:type="spellEnd"/>
      <w:r w:rsidRPr="000305E6">
        <w:t xml:space="preserve"> Dermatol 2015; 8: 85–93. DOI: 10.2147/CCID.S74401. </w:t>
      </w:r>
      <w:hyperlink r:id="rId21" w:history="1">
        <w:r w:rsidRPr="000305E6">
          <w:rPr>
            <w:rStyle w:val="Hyperlink"/>
          </w:rPr>
          <w:t>PubMed Central</w:t>
        </w:r>
      </w:hyperlink>
    </w:p>
    <w:p w14:paraId="4B7315BF" w14:textId="77777777" w:rsidR="000305E6" w:rsidRPr="000305E6" w:rsidRDefault="000305E6" w:rsidP="000305E6">
      <w:pPr>
        <w:numPr>
          <w:ilvl w:val="0"/>
          <w:numId w:val="5"/>
        </w:numPr>
      </w:pPr>
      <w:r w:rsidRPr="000305E6">
        <w:t xml:space="preserve">Lee SJ, Seok J, Jeong SY, Park KY, Li K, Seo SJ. Facial pores: definition, causes, and treatment options. Dermatol </w:t>
      </w:r>
      <w:proofErr w:type="spellStart"/>
      <w:r w:rsidRPr="000305E6">
        <w:t>Surg</w:t>
      </w:r>
      <w:proofErr w:type="spellEnd"/>
      <w:r w:rsidRPr="000305E6">
        <w:t xml:space="preserve"> 2016; 42: 277–285. DOI: 10.1097/DSS.0000000000000657. </w:t>
      </w:r>
      <w:hyperlink r:id="rId22" w:history="1">
        <w:r w:rsidRPr="000305E6">
          <w:rPr>
            <w:rStyle w:val="Hyperlink"/>
          </w:rPr>
          <w:t>ResearchGate</w:t>
        </w:r>
      </w:hyperlink>
    </w:p>
    <w:p w14:paraId="19161E46" w14:textId="77777777" w:rsidR="000305E6" w:rsidRPr="000305E6" w:rsidRDefault="000305E6" w:rsidP="000305E6">
      <w:pPr>
        <w:rPr>
          <w:b/>
          <w:bCs/>
        </w:rPr>
      </w:pPr>
      <w:r w:rsidRPr="000305E6">
        <w:rPr>
          <w:b/>
          <w:bCs/>
        </w:rPr>
        <w:t xml:space="preserve">On </w:t>
      </w:r>
      <w:proofErr w:type="spellStart"/>
      <w:r w:rsidRPr="000305E6">
        <w:rPr>
          <w:b/>
          <w:bCs/>
        </w:rPr>
        <w:t>DermNet</w:t>
      </w:r>
      <w:proofErr w:type="spellEnd"/>
    </w:p>
    <w:p w14:paraId="00942DC3" w14:textId="77777777" w:rsidR="000305E6" w:rsidRPr="000305E6" w:rsidRDefault="000305E6" w:rsidP="000305E6">
      <w:pPr>
        <w:numPr>
          <w:ilvl w:val="0"/>
          <w:numId w:val="6"/>
        </w:numPr>
      </w:pPr>
      <w:hyperlink r:id="rId23" w:history="1">
        <w:r w:rsidRPr="000305E6">
          <w:rPr>
            <w:rStyle w:val="Hyperlink"/>
          </w:rPr>
          <w:t>Adult acne</w:t>
        </w:r>
      </w:hyperlink>
    </w:p>
    <w:p w14:paraId="4FAC4C82" w14:textId="77777777" w:rsidR="000305E6" w:rsidRPr="000305E6" w:rsidRDefault="000305E6" w:rsidP="000305E6">
      <w:pPr>
        <w:numPr>
          <w:ilvl w:val="0"/>
          <w:numId w:val="6"/>
        </w:numPr>
      </w:pPr>
      <w:hyperlink r:id="rId24" w:history="1">
        <w:r w:rsidRPr="000305E6">
          <w:rPr>
            <w:rStyle w:val="Hyperlink"/>
          </w:rPr>
          <w:t>Acne and other follicular disorders</w:t>
        </w:r>
      </w:hyperlink>
    </w:p>
    <w:p w14:paraId="1FFFF9B0" w14:textId="77777777" w:rsidR="000305E6" w:rsidRPr="000305E6" w:rsidRDefault="000305E6" w:rsidP="000305E6">
      <w:pPr>
        <w:numPr>
          <w:ilvl w:val="0"/>
          <w:numId w:val="6"/>
        </w:numPr>
      </w:pPr>
      <w:hyperlink r:id="rId25" w:history="1">
        <w:r w:rsidRPr="000305E6">
          <w:rPr>
            <w:rStyle w:val="Hyperlink"/>
          </w:rPr>
          <w:t>Sebaceous hyperplasia</w:t>
        </w:r>
      </w:hyperlink>
    </w:p>
    <w:p w14:paraId="3A1A8771" w14:textId="77777777" w:rsidR="000305E6" w:rsidRPr="000305E6" w:rsidRDefault="000305E6" w:rsidP="000305E6">
      <w:pPr>
        <w:numPr>
          <w:ilvl w:val="0"/>
          <w:numId w:val="6"/>
        </w:numPr>
      </w:pPr>
      <w:hyperlink r:id="rId26" w:history="1">
        <w:r w:rsidRPr="000305E6">
          <w:rPr>
            <w:rStyle w:val="Hyperlink"/>
          </w:rPr>
          <w:t>Lasers in dermatology</w:t>
        </w:r>
      </w:hyperlink>
    </w:p>
    <w:p w14:paraId="26CABDDD" w14:textId="77777777" w:rsidR="000305E6" w:rsidRPr="000305E6" w:rsidRDefault="000305E6" w:rsidP="000305E6">
      <w:pPr>
        <w:numPr>
          <w:ilvl w:val="0"/>
          <w:numId w:val="6"/>
        </w:numPr>
      </w:pPr>
      <w:hyperlink r:id="rId27" w:history="1">
        <w:r w:rsidRPr="000305E6">
          <w:rPr>
            <w:rStyle w:val="Hyperlink"/>
          </w:rPr>
          <w:t>Fractional laser treatment</w:t>
        </w:r>
      </w:hyperlink>
    </w:p>
    <w:p w14:paraId="4AE28985" w14:textId="77777777" w:rsidR="000305E6" w:rsidRPr="000305E6" w:rsidRDefault="000305E6" w:rsidP="000305E6">
      <w:pPr>
        <w:numPr>
          <w:ilvl w:val="0"/>
          <w:numId w:val="6"/>
        </w:numPr>
      </w:pPr>
      <w:hyperlink r:id="rId28" w:history="1">
        <w:r w:rsidRPr="000305E6">
          <w:rPr>
            <w:rStyle w:val="Hyperlink"/>
          </w:rPr>
          <w:t>Facial rejuvenation</w:t>
        </w:r>
      </w:hyperlink>
    </w:p>
    <w:p w14:paraId="6FC2A308" w14:textId="77777777" w:rsidR="000305E6" w:rsidRPr="000305E6" w:rsidRDefault="000305E6" w:rsidP="000305E6">
      <w:pPr>
        <w:numPr>
          <w:ilvl w:val="0"/>
          <w:numId w:val="6"/>
        </w:numPr>
      </w:pPr>
      <w:hyperlink r:id="rId29" w:history="1">
        <w:r w:rsidRPr="000305E6">
          <w:rPr>
            <w:rStyle w:val="Hyperlink"/>
          </w:rPr>
          <w:t>Skin needling</w:t>
        </w:r>
      </w:hyperlink>
    </w:p>
    <w:p w14:paraId="18F56371" w14:textId="77777777" w:rsidR="000305E6" w:rsidRPr="000305E6" w:rsidRDefault="000305E6" w:rsidP="000305E6">
      <w:pPr>
        <w:rPr>
          <w:b/>
          <w:bCs/>
        </w:rPr>
      </w:pPr>
      <w:r w:rsidRPr="000305E6">
        <w:rPr>
          <w:b/>
          <w:bCs/>
        </w:rPr>
        <w:t>Other websites</w:t>
      </w:r>
    </w:p>
    <w:p w14:paraId="18F4B182" w14:textId="77777777" w:rsidR="000305E6" w:rsidRPr="000305E6" w:rsidRDefault="000305E6" w:rsidP="000305E6">
      <w:pPr>
        <w:numPr>
          <w:ilvl w:val="0"/>
          <w:numId w:val="7"/>
        </w:numPr>
      </w:pPr>
      <w:hyperlink r:id="rId30" w:history="1">
        <w:r w:rsidRPr="000305E6">
          <w:rPr>
            <w:rStyle w:val="Hyperlink"/>
          </w:rPr>
          <w:t>Sebum output as a factor contributing to the size of facial pores</w:t>
        </w:r>
      </w:hyperlink>
      <w:r w:rsidRPr="000305E6">
        <w:t> — Medscape</w:t>
      </w:r>
    </w:p>
    <w:p w14:paraId="7E4A7854" w14:textId="77777777" w:rsidR="000305E6" w:rsidRPr="000305E6" w:rsidRDefault="000305E6" w:rsidP="000305E6">
      <w:r w:rsidRPr="000305E6">
        <w:lastRenderedPageBreak/>
        <w:t> </w:t>
      </w:r>
    </w:p>
    <w:p w14:paraId="09F71FE3" w14:textId="77777777" w:rsidR="000305E6" w:rsidRPr="000305E6" w:rsidRDefault="000305E6" w:rsidP="000305E6">
      <w:r w:rsidRPr="000305E6">
        <w:t> </w:t>
      </w:r>
    </w:p>
    <w:p w14:paraId="688EF432" w14:textId="77777777" w:rsidR="000305E6" w:rsidRPr="000305E6" w:rsidRDefault="000305E6" w:rsidP="000305E6">
      <w:pPr>
        <w:rPr>
          <w:b/>
          <w:bCs/>
        </w:rPr>
      </w:pPr>
      <w:r w:rsidRPr="000305E6">
        <w:rPr>
          <w:b/>
          <w:bCs/>
        </w:rPr>
        <w:t>Books about skin diseases</w:t>
      </w:r>
    </w:p>
    <w:p w14:paraId="4F3B0CDD" w14:textId="77777777" w:rsidR="000305E6" w:rsidRPr="000305E6" w:rsidRDefault="000305E6" w:rsidP="000305E6">
      <w:pPr>
        <w:numPr>
          <w:ilvl w:val="0"/>
          <w:numId w:val="8"/>
        </w:numPr>
      </w:pPr>
      <w:hyperlink r:id="rId31" w:history="1">
        <w:r w:rsidRPr="000305E6">
          <w:rPr>
            <w:rStyle w:val="Hyperlink"/>
          </w:rPr>
          <w:t>Books about the skin</w:t>
        </w:r>
      </w:hyperlink>
    </w:p>
    <w:p w14:paraId="276946F0" w14:textId="77777777" w:rsidR="000305E6" w:rsidRPr="000305E6" w:rsidRDefault="000305E6" w:rsidP="000305E6">
      <w:pPr>
        <w:numPr>
          <w:ilvl w:val="0"/>
          <w:numId w:val="8"/>
        </w:numPr>
      </w:pPr>
      <w:hyperlink r:id="rId32" w:tgtFrame="_blank" w:history="1">
        <w:r w:rsidRPr="000305E6">
          <w:rPr>
            <w:rStyle w:val="Hyperlink"/>
            <w:i/>
            <w:iCs/>
          </w:rPr>
          <w:t>Dermatology Made Easy</w:t>
        </w:r>
        <w:r w:rsidRPr="000305E6">
          <w:rPr>
            <w:rStyle w:val="Hyperlink"/>
          </w:rPr>
          <w:t> - second edition</w:t>
        </w:r>
      </w:hyperlink>
    </w:p>
    <w:p w14:paraId="0CD33810" w14:textId="77777777" w:rsidR="000305E6" w:rsidRPr="000305E6" w:rsidRDefault="000305E6" w:rsidP="000305E6">
      <w:pPr>
        <w:rPr>
          <w:b/>
          <w:bCs/>
        </w:rPr>
      </w:pPr>
      <w:r w:rsidRPr="000305E6">
        <w:rPr>
          <w:b/>
          <w:bCs/>
        </w:rPr>
        <w:t>ADVERTISEMENT</w:t>
      </w:r>
    </w:p>
    <w:p w14:paraId="1E1A6D3F" w14:textId="77777777" w:rsidR="000305E6" w:rsidRPr="000305E6" w:rsidRDefault="000305E6" w:rsidP="000305E6">
      <w:pPr>
        <w:rPr>
          <w:b/>
          <w:bCs/>
        </w:rPr>
      </w:pPr>
      <w:r w:rsidRPr="000305E6">
        <w:rPr>
          <w:b/>
          <w:bCs/>
        </w:rPr>
        <w:t>Other recommended articles</w:t>
      </w:r>
    </w:p>
    <w:p w14:paraId="76DDBC89" w14:textId="77777777" w:rsidR="000305E6" w:rsidRPr="000305E6" w:rsidRDefault="000305E6" w:rsidP="000305E6">
      <w:pPr>
        <w:rPr>
          <w:ins w:id="0" w:author="Unknown"/>
          <w:b/>
          <w:bCs/>
        </w:rPr>
      </w:pPr>
      <w:ins w:id="1" w:author="Unknown">
        <w:r w:rsidRPr="000305E6">
          <w:rPr>
            <w:b/>
            <w:bCs/>
          </w:rPr>
          <w:t>Around the web</w:t>
        </w:r>
      </w:ins>
    </w:p>
    <w:p w14:paraId="3396CBE1" w14:textId="77777777" w:rsidR="000305E6" w:rsidRPr="000305E6" w:rsidRDefault="000305E6" w:rsidP="000305E6">
      <w:pPr>
        <w:numPr>
          <w:ilvl w:val="0"/>
          <w:numId w:val="9"/>
        </w:numPr>
        <w:rPr>
          <w:ins w:id="2" w:author="Unknown"/>
        </w:rPr>
      </w:pPr>
      <w:ins w:id="3" w:author="Unknown">
        <w:r w:rsidRPr="000305E6">
          <w:fldChar w:fldCharType="begin"/>
        </w:r>
        <w:r w:rsidRPr="000305E6">
          <w:instrText>HYPERLINK "https://rev.trendmd.com/open/NZywQP4IX2A_DLdGAMbhbQgg9d-OG9tvEhzvBrbRSFOWPnfe4dyUjOQVjAmYcXkBqdxLLWhJ_fY1ZKij9n6ZahZUz_V3Jc8JCdVrlJr2bxU_-4kszQ8B0jQmcpKuYPBJwyfh-_0JeNBeKXq2Og-1oFur5SxasDMA078SlbmkJGdPjgk10gfjI70VePQWPTNaR-NuSYNKIehwIhRvArqrHNDYUfO_70CpAY5Q31T9cXsOVcB_cGJAqKcCWIGApsnaOeR0usvd9IhfMZU_vSxh9Ko08AIDCO4FKud7hE603HjTTLD-PvWvWIxR6dt2UMHpR-IpBYeJf4tMsglkR7GSE3mLsL-UA4jCE8LRpKKMJ5M2If3g8V8MDPjZ0bA8ay-vY3vSsiXkO_0CddyTw0JIDBkDI_l_GIEfr1LgyDPJ9H_xFaeZfeCRafM-sN7DNJwquoir_Ibkgv2ZAZAsfOP-suoTBV2zQccC-jZWW0guyZQVhcK858cWaO1lpWZ9YMpfR1KYhFBc6PyQIWGWMnfRYhgABPupePjNaSIwam5Hvzwhe0vMebk7zi_t3M2NS3Lr6J3SLvo2_pCnEk32N6LmenQWkXzk1Ly4y0JxTSIjX8NvILUikTrsnuds3iT9qLYRbVr3wEBJsxHU7-pcz-hQ5-ZoI0Yu_gc0CHxnYg4HBTrAD3WsedC4TsL4Maus3SRmSH-KBR0pQ5mf1-GcjOxQTUpcqUElnzP5BBYaUpB9GU-YR-tjwOcx2QHGjK_bYNJITguXjUezcTKW28aF8gL8K9QEEZbs3phLnkaj_xaI3edBQ30WIHfGCEmCbej8DB2B-yCb4t3DYIeOGmJKfBJJxC8ihHOBDRELA8L2prknobdicfUxNposIMh8yzQmDfqs-p0z9hKkoeUtGXXefHEHCcAKGXyrVx8MMrI569Ri1Rj3JfbJ4CHNa6xrrFjja4U9_sxQ3VjZf8lGu8EOHHxojd8yRDwp86Cxv5VXc8Pnhm26M2d0UD46P9JfeR5FcG0EKlL8jNHfM1Tq5b8YUzl_Ev_5xjDGx7EhlblkPBPTR5mZFdTfw5ZXP4TubBymhQCuXsMCnG6RhqIVg238Oaas7s_OsZtaQhp3mZAhVomV208oacJvByaV0_I6LfPQt6j7mNK3qcsOohLDM1cihBm5FyIxsf3e_rZEkepA6qnq2BVlmobgr1arfH7HZbotWsVw2PEkAKLars9tLC-EmwdKeMhOCeTK1ClAnM8Ua4getsAYbVhYVhddLB3Vuu_eNp0fOZFribBW8WztszRJ-d27E67T--ivz-7PM7Fri3epkJ9u4ANWb9R38RVMRnKNuX6mExLClHccyW80Fm4q66TWBxI9_lal-CUsWKXIBVoD-U_RnyvF9_yWwC7uLMktfYysIFxnQ-BPLZnuoskOtfIz4FBZOI9-llcapSRF8k2EA4bGX3G84Hnv-5bNyw58Kkg8J1GPz8Za" \t "_blank"</w:instrText>
        </w:r>
        <w:r w:rsidRPr="000305E6">
          <w:fldChar w:fldCharType="separate"/>
        </w:r>
        <w:r w:rsidRPr="000305E6">
          <w:rPr>
            <w:rStyle w:val="Hyperlink"/>
          </w:rPr>
          <w:t xml:space="preserve">Randomized split‐face, controlled comparison of treatment with 1565‐nm </w:t>
        </w:r>
        <w:proofErr w:type="spellStart"/>
        <w:r w:rsidRPr="000305E6">
          <w:rPr>
            <w:rStyle w:val="Hyperlink"/>
          </w:rPr>
          <w:t>nonablative</w:t>
        </w:r>
        <w:proofErr w:type="spellEnd"/>
        <w:r w:rsidRPr="000305E6">
          <w:rPr>
            <w:rStyle w:val="Hyperlink"/>
          </w:rPr>
          <w:t xml:space="preserve"> fractional laser for enlarged facial pores</w:t>
        </w:r>
        <w:r w:rsidRPr="000305E6">
          <w:fldChar w:fldCharType="end"/>
        </w:r>
      </w:ins>
    </w:p>
    <w:p w14:paraId="3B18572C" w14:textId="77777777" w:rsidR="000305E6" w:rsidRPr="000305E6" w:rsidRDefault="000305E6" w:rsidP="000305E6">
      <w:pPr>
        <w:rPr>
          <w:ins w:id="4" w:author="Unknown"/>
        </w:rPr>
      </w:pPr>
      <w:ins w:id="5" w:author="Unknown">
        <w:r w:rsidRPr="000305E6">
          <w:t>W. Yu, British Journal of Dermatology, 2018</w:t>
        </w:r>
      </w:ins>
    </w:p>
    <w:p w14:paraId="2FD5040F" w14:textId="77777777" w:rsidR="000305E6" w:rsidRPr="000305E6" w:rsidRDefault="000305E6" w:rsidP="000305E6">
      <w:pPr>
        <w:numPr>
          <w:ilvl w:val="0"/>
          <w:numId w:val="9"/>
        </w:numPr>
        <w:rPr>
          <w:ins w:id="6" w:author="Unknown"/>
        </w:rPr>
      </w:pPr>
      <w:ins w:id="7" w:author="Unknown">
        <w:r w:rsidRPr="000305E6">
          <w:fldChar w:fldCharType="begin"/>
        </w:r>
        <w:r w:rsidRPr="000305E6">
          <w:instrText>HYPERLINK "https://rev.trendmd.com/open/fPyFlwM5nPaPswtW-cYCyaaRi5PH8OojeqTqMajayBk6cY41oz-T6S5oaqb42bKCsCNrw0EfO1QPfEouku6BXubuG36StQHPFrkvjSjtF0g_-RVbOLKWYLzsyaf5qxKEHPWL0wn_vumoHTJJpHSi8nx7TfhVBAdMP6ZjNwieoGUqcj73qHFafCNYzWf32MpQgNYVS08c3B8Pm5Vg2aL6bOUaU5mOXn3PS8-uwHec-NBXw_sk5ztIOy4ndSrSvPWS9nHdzvllVyuRwQDVkRBaeKSqi-dnLAPgBypp75cSCilSWSfA63ridU5sDGEusyrte-LG1QU3E2eflQxlSpW9t1qn0-Z2A6t1ezj3FoOeI6JG3jZ1WiZOC2vU566pB0F72SGb7Z8Xds6_PBalaRQZZxYYWjcs1rokJYyQ3OWOxiA4zyAvSYvNujOJuVCF1iYShFYBAyJ3cMbX6elqJ4RifgHowEGSnPUKX6oghKAwgxnWEgcMMhBdT-TS-WDI0-eFM7MfeUZlwoODOsueADeNRoN3w75yQlXZejMIvjvSQ8nHfaNxNcOEvSU2xbefXg2A2bBP8qZh9GbmHSv1IIT09_0oMchdgLP614F3E4RV0agUd7YaRAYFhhCEwFXyTHv_IsrRNtwQ7AUvrPOkucyZ90BdYsS-nNHYiFR3WSFF9aOrlUtppJoMjkMZiZ6vUGpDhIZXfFHHbE4j0P9TmrgYYKYUlbHVaM_7IxfIxQM0QhzvV5Q4whkaq9G8mYquMVBXF2gBsJ9k9YCKCZB3Zhs3PaazH55iTQPBPMZCIQOgb57GNbkUHicMY6LKzTXUivYXvuhfq5GrlZgeDHwnw0QIHhDUr_hJZPHmU7ytmr11z7I2fs3h7HZU0eFudZ01Wpxb7z6eqlYWlK-oB5k8IpJFMWZcnAdCF9q8q_zRR604hyfzoXmPtdUoSe-bEOfdkCU8nTwZzp95Rocc4IQ99rsvSuIbQn7fz_nsK2ikWbxTvGaKCn-xdP08qFLV_Vzn_E4MlSfFeL1b-LLsKOiSuZXKkzrX2lG0rQell_Y2HtwbnOr41hHsk3LBm-C3vXbdzVJcAAPaEmOWo-bY-cG-9LI-NfFt4MRPaK05QUFWJ-a9-P4XYjh8IheXs7PJ0wiUQF8j9FbGzHnLkR_EgXQf9uzBXrcysZ9m44sYk4BWQXDyqAKlbgJ_56BGnEhNRvmtueilvl32RMIt84Bug-EaRGNnQ82CJuBvOwoMUvfNhSbGFYGlEG8NIVz38PJ7lvTKsvMbbufQaolCTd4ppadursJbU-HCh3xLikcSXLuwNkAxQ9bsPAOGIG_tn4vfrHT_-lLh3jwPWcjxzjTL5sxQk_Bnws4MPfqb7cRmffaZshwTNWJ5b07ZjfV0BNo6iSRa0hxC480s6PJNqKgWuKUqGBRa0ia2l5au9UeoOV4DjjZ-VZl_KQKObqlHQKZzNsQNjj_Bhw0swTi89WeHJ08" \t "_blank"</w:instrText>
        </w:r>
        <w:r w:rsidRPr="000305E6">
          <w:fldChar w:fldCharType="separate"/>
        </w:r>
        <w:r w:rsidRPr="000305E6">
          <w:rPr>
            <w:rStyle w:val="Hyperlink"/>
          </w:rPr>
          <w:t>Pore structure and its effect on acoustic velocity and permeability of reef-shoal carbonates in the Tarim Basin, Northwest China</w:t>
        </w:r>
        <w:r w:rsidRPr="000305E6">
          <w:fldChar w:fldCharType="end"/>
        </w:r>
      </w:ins>
    </w:p>
    <w:p w14:paraId="1A097B75" w14:textId="77777777" w:rsidR="000305E6" w:rsidRPr="000305E6" w:rsidRDefault="000305E6" w:rsidP="000305E6">
      <w:pPr>
        <w:rPr>
          <w:ins w:id="8" w:author="Unknown"/>
        </w:rPr>
      </w:pPr>
      <w:proofErr w:type="spellStart"/>
      <w:ins w:id="9" w:author="Unknown">
        <w:r w:rsidRPr="000305E6">
          <w:t>Shuxia</w:t>
        </w:r>
        <w:proofErr w:type="spellEnd"/>
        <w:r w:rsidRPr="000305E6">
          <w:t xml:space="preserve"> Zhang, Journal of Geophysics and Engineering, 2022</w:t>
        </w:r>
      </w:ins>
    </w:p>
    <w:p w14:paraId="78D20055" w14:textId="77777777" w:rsidR="000305E6" w:rsidRPr="000305E6" w:rsidRDefault="000305E6" w:rsidP="000305E6">
      <w:pPr>
        <w:numPr>
          <w:ilvl w:val="0"/>
          <w:numId w:val="9"/>
        </w:numPr>
        <w:rPr>
          <w:ins w:id="10" w:author="Unknown"/>
        </w:rPr>
      </w:pPr>
      <w:ins w:id="11" w:author="Unknown">
        <w:r w:rsidRPr="000305E6">
          <w:fldChar w:fldCharType="begin"/>
        </w:r>
        <w:r w:rsidRPr="000305E6">
          <w:instrText>HYPERLINK "https://rev.trendmd.com/open/LKejo-tVgvGq7nQH2bbHlMHCA4feCWAcKoQQoC68CUrZb2crP7vKgur2LdxZrEzESSD0npqQV0Q0GCDiEaMpBeomopnlyNrhJS3vBgEiKJaJdMzAP3PEfRYuXB8PxVhN2PFh3h1LYIGRsSIHQiTZVFza88dhKwbBNWrSjFsIZIW_duSHu8h7wgVtPi1o9Wzg1JXVwEnXjsKLteYML60MMYBRwjgdVPG5WxkDxNPmMm4a9iaES3AUKj3LmGWsVLZusj8EtfrYWHGEexRSc7dbz9htt1MRrLPMtJhKRWywVy6GKE4_v7PUcg8O8rkOWec0d-6R9eR8sfLtlPOiwpfm6ynpOxUvoc3-XgZ-hS16uV1p5f3kVl2Y6R4Wz6jNgufN8l1nQ9ufQDPgN3f88NOBanpNnA0RHz3fxa8LPMIZxfT7FlAVjApKS6zeDiGNI8YhcF0cmZBzfmKJq3XQQjBhl10ebdhKaWngG0oSkqOQaTE3HdAVae7xm9AUwLxsLSnWB6ZwLRTk1F6axQU42uMnmvQ33R6rU_tVWGj5BjnraJTdhV5o1q8GdIbgBryt_KXqKK48SF0kW55OoEuHa034fOmL5nLyOrQEZgmPK0FdFUCrrDilyk3YnUQpe7ygASoaSNsqx8vHUEXBcueWk-3JsWX9Rzv0TaUatababzGY38pjPiRUhIZKYuXJKpp_y-64xppWbsglEpLC6Ef2e8bGBvnxH9bBFaHnwxwigRs3gzWByrFhhjfW32HMYuHTzxrW0ipkuhb9rqA0N-VP2j9ALDu6AZXkxTcLX36_sy7Cn2gNdbxB-5QPdfWaA_TyCuCE9vz9RJ89W_Mvr1Ca6gaEHSrsyS_BOVBqnOp0pQiPDybJdWD9otZtqBZfj7pRTDGVpAkFdtGpDdM1xiUeW33u_wsYCB_IrHNlRSPjynvclIHChL_ee1gq7V4yAKr2EoNcR0ShYKHcQKSbzfylqoIuyLMmo6MUbsmTeYhNEhFx04sH3yLHgObw9jCpuO-nBX6Dn0uNmBGpMpaPkwSPjm7blsTXA_-xr1hd3Lkys2xdZWV7tZccOVoZYHimdq67AeMHRdDCfO2uZFDe3d6muapwujIiMiP9w1MMf53p2OgYwd63kuHTmHVGhXgbAj6TuSOs6-X6j8Q5wISwiPgc1BPbaooDhi9EUfM2K0SOQtvQLQflWuJBnXI3mhngijFipq1_UDRg280vEEgQSPJ2dJYfocW-SsUgP8Ap5L2IcJhvtSoZpS5huS_0_46baLkelOuTaMpENh0BRbfyG-89JLoNxz9TSuSH2P4IN1S1BU8_8C3GwE3uRlp7073eAFkYzVPiTzmfbqfHjeqRTH8G26UZLXWbN7_H5uuKDehYsdfVVM3YcyUBjAMujWrjbLHO5QyqgMBHKnRDOHnVmV0pVzI_5OWrjlbKguaLd4tYiZkHiglP6beUuTzCWa9uQwrvdO5TxkINDjG0YKUzxTI" \t "_blank"</w:instrText>
        </w:r>
        <w:r w:rsidRPr="000305E6">
          <w:fldChar w:fldCharType="separate"/>
        </w:r>
        <w:r w:rsidRPr="000305E6">
          <w:rPr>
            <w:rStyle w:val="Hyperlink"/>
          </w:rPr>
          <w:t>Sebum output as a factor contributing to the size of facial pores</w:t>
        </w:r>
        <w:r w:rsidRPr="000305E6">
          <w:fldChar w:fldCharType="end"/>
        </w:r>
      </w:ins>
    </w:p>
    <w:p w14:paraId="2B63AC00" w14:textId="77777777" w:rsidR="000305E6" w:rsidRPr="000305E6" w:rsidRDefault="000305E6" w:rsidP="000305E6">
      <w:pPr>
        <w:rPr>
          <w:ins w:id="12" w:author="Unknown"/>
        </w:rPr>
      </w:pPr>
      <w:ins w:id="13" w:author="Unknown">
        <w:r w:rsidRPr="000305E6">
          <w:t>M. Roh, British Journal of Dermatology, 2006</w:t>
        </w:r>
      </w:ins>
    </w:p>
    <w:p w14:paraId="29CA3DDD" w14:textId="77777777" w:rsidR="000305E6" w:rsidRPr="000305E6" w:rsidRDefault="000305E6" w:rsidP="000305E6">
      <w:pPr>
        <w:numPr>
          <w:ilvl w:val="0"/>
          <w:numId w:val="9"/>
        </w:numPr>
        <w:rPr>
          <w:ins w:id="14" w:author="Unknown"/>
        </w:rPr>
      </w:pPr>
      <w:ins w:id="15" w:author="Unknown">
        <w:r w:rsidRPr="000305E6">
          <w:fldChar w:fldCharType="begin"/>
        </w:r>
        <w:r w:rsidRPr="000305E6">
          <w:instrText>HYPERLINK "https://rev.trendmd.com/open/bbssdUNhvSAIIhabGHHul7sRIhXGGAJenwO13WGo600SS4NCpKlYSzBesexlKzvdNjakizyKM-hVSHqGKT_oOdhXXKUUzR11QQ1naWwUWXliqvLLXCyql28-yQc_6dKGmk9yZNBkx7avXQTHso0iqHLaSnBsOiC5hLYLsavv859auRJL7ETBbWAo35G9rnUQg73tklIihGdTZhDo323U56Bw2x6_ueVaNJYl-67FLU_TNvryKRA0luT85YpoM6z60wERtUxPTZvBRZPiYxRwX_lJ9_dcD3EtQCD1wX-zu2n952Cabq9sJ1d0pgrrvMHiso7VCANNZzazWCvwoRdpS_BrOSnMIHCP9rO4hu9ccGgE4EZfnpSjJdDfyzRDV09ai_JDF0Kp80UdrPZy2sodOxPgtJszq3YBO-ds5KMUsiNqshwOLmR7lY23qvF5Wz3C7rI21CKGLJyvs2enHLR8Be1MRbY5g5U176ZFs1wYXSMREZ7tB0h2RdmADHAYEw9nLTiubKeQ28Lmg7K-DztOWRLn6-_X5X_e8CZ9TD4okCJtVA4w2rSP86g_lVXPRAIjqPKnJ1Kzj6wUpn9LqI2TxK21ziqrchHbZqXOlfaApGMjdM69MOp6Uu2gVxpperfzN6LVLGuuJKmfGimRQfcNYq9W9-dZ7Ct_U9tUa3URCcN6zrj5LF0ZPcjSOMkkJ3qh9dGh2V0O20n_J4kFEsouxTKRdqZe5H67J3Z1ahbv5yD56_yKPbpJr58TFuXgRt69DhZXqiU21n_utvnACh_9PYEfmBCDsamPOQIvsUjBWzAAcnIy-Zx_MGCsrB_syi_oQG-fbS7hiXNTOMAvUE_ZgTvUmbRXbB-Vljzxn2SXOFZQxZLqI8IOjYNVliXCrXhC92QJiz_LeTB6NSVan8fBzBfMHJg2UfeWeNwnXLRe9hb5tySpHf9WSPfSN1vhKFCyf3jKmgm72N72S0tJn-nDPiOnPDALgQOBxQQcsdBTkmBpqB4K00b81RqjZT-6TjI6Xn7dLdBpzEZ3RkPGYkha1sPNopOgyBhyZoghkirk823aAdT3ooqQ9TEBIGb8peXCSEuV6LwZGeMU7QIRG-aVcidReY2frp68GnDtyvbxcgM5j67k0t5R4hbpF5Mjt6uB2d1z3cZq9hNqLzri9IJ9YL62vcFbtSTfMqXIQGXE_t-Hyzfg0w36fGcbZx5WggJhOazeeGHnTffViTAm4ZMX5zPg04nckux16u7BSmxms9DvtE68bReaUaSo29ApsCxMWluU2X9LUEq6dyBurs-NaXNIF4fbl5C3TCYP_maKrgzAHm95MImFnhnCL_SjqHKrqud4HaLpNpHMTu5Dv8dMKAtMmOu3GYce_em6a1QElZ8FbaQVdl-9i6iiGm58MwsacDnm0ntApFq1sHJrHC87Tki1hfg-T6mxeWvXuyPKRHb3YqmLwNGRNqqWXxMamIvvh4wr" \t "_blank"</w:instrText>
        </w:r>
        <w:r w:rsidRPr="000305E6">
          <w:fldChar w:fldCharType="separate"/>
        </w:r>
        <w:r w:rsidRPr="000305E6">
          <w:rPr>
            <w:rStyle w:val="Hyperlink"/>
          </w:rPr>
          <w:t xml:space="preserve">Twelve new species of </w:t>
        </w:r>
        <w:proofErr w:type="spellStart"/>
        <w:r w:rsidRPr="000305E6">
          <w:rPr>
            <w:rStyle w:val="Hyperlink"/>
          </w:rPr>
          <w:t>Cyrtodactylus</w:t>
        </w:r>
        <w:proofErr w:type="spellEnd"/>
        <w:r w:rsidRPr="000305E6">
          <w:rPr>
            <w:rStyle w:val="Hyperlink"/>
          </w:rPr>
          <w:t xml:space="preserve"> Gray (Squamata: Gekkonidae) from isolated limestone habitats in east-central and southern Myanmar demonstrate high localized...</w:t>
        </w:r>
        <w:r w:rsidRPr="000305E6">
          <w:fldChar w:fldCharType="end"/>
        </w:r>
      </w:ins>
    </w:p>
    <w:p w14:paraId="4EB41429" w14:textId="77777777" w:rsidR="000305E6" w:rsidRPr="000305E6" w:rsidRDefault="000305E6" w:rsidP="000305E6">
      <w:pPr>
        <w:rPr>
          <w:ins w:id="16" w:author="Unknown"/>
        </w:rPr>
      </w:pPr>
      <w:ins w:id="17" w:author="Unknown">
        <w:r w:rsidRPr="000305E6">
          <w:t>L Lee Grismer, Zoological Journal of the Linnean Society, 2017</w:t>
        </w:r>
      </w:ins>
    </w:p>
    <w:p w14:paraId="6D7650AB" w14:textId="77777777" w:rsidR="000305E6" w:rsidRPr="000305E6" w:rsidRDefault="000305E6" w:rsidP="000305E6">
      <w:pPr>
        <w:numPr>
          <w:ilvl w:val="0"/>
          <w:numId w:val="9"/>
        </w:numPr>
        <w:rPr>
          <w:ins w:id="18" w:author="Unknown"/>
        </w:rPr>
      </w:pPr>
      <w:ins w:id="19" w:author="Unknown">
        <w:r w:rsidRPr="000305E6">
          <w:fldChar w:fldCharType="begin"/>
        </w:r>
        <w:r w:rsidRPr="000305E6">
          <w:instrText>HYPERLINK "https://rev.trendmd.com/open/v4GzvRRqnrPRrB-hx-H8sUnxZEFJn26ZrblVyKNAuOnWiPlfS7139CgCWsBlucVIdg0WQfvrApg0YwsTZJs-5tgPoQPMSLrK-RBqUhY8vZeF_LfW2wSqLamKVo_UJkHHJnlEaod4LY9NjsXuJEUSYmGwB7zNgNletiefE7HoEXLlQ150Lravce7Ew97eplyii-e8Sre-H2hGiH4XGcZ0plsI-J4xEbT4Kc6kEPkPrmv3Laa1JsxNq7nQxXKmjQ1QCK5mIudTSeQeXbii13fqc9uAr9123OIgNFEDKIRPjIGGiX_C8QtcnAHc4Z8EkftHkYDfr2SDygOdQcrdpFw6-0OmHgkq9wmkZmj1eV9u6nYQc_tdGK1Tx-f_aR2z307TAaT9yzHLKJDhenLMdi_iyhs1oVYzVfkpnGEQ9a3yGqX8Y_fYwX_WSpDk9BqkuLHZiT1OMZAsFir99JTU6f6kj0cto3ZXuYWHWx9r8Xds9haLPzO656c0_DBZQb6QvkL7qEpd3WTWHuyoCsCR_oJBt2DK8EDMCTts6LvgkM6NjZVmEwDvjRyM6qUc-bDdEVPpD5YIuxjycy8cxQNfEBWRzfrwQF5S34LzWI1USwCYQ21_qK_6cxCwXqVrQroPX5Rvhn0eSmTMDE2WxfsgTJctH59ax9cVFWEqx0dn1lv_3adN8RGyLvkbRS2eJZ-EIegXAVVTSiVUb4ejZT7HtX-G1Jel_V82aMYjkDaij8XUPUcCLjobgJxkMC7DKTQltzYjHbPW5pmn-3sL2UEAnAUZJKLLw7bbUegc3xiF7vsdPvLqH9tYQq0jz84T4KoFwfGswhO8TWgDC1_eiYZZThslcvJeDKMMMfIrdJ7saGec8yMS5cPcbH3-eHccWzZxhGALEuIqRj7zDLOZftsrsnDtdhYuSZwEAXYT8xg40sLn8j6K3PSPgji51cxVj0PPDTNyCxQXdSVmfEm-NkjBE6jttyhflDJmNrSYvhFYVIWV7ys1oYMM4uwl_DQ7gdh7NOer1447O4H2oSO8Pw21w2gf-1j8pVQWjr0q9HVaNUFjZk65ldE8WAXkNtJHxuMGnIYOWWdHI16cK-fv5HfZP-TK3unPELpyXMMOvQ7TI59CuVaZfbTpRTOEjsAB2mACr8iqQbxxtLkX5A6Ttvv1mAMstC3r79FJ2bTFUMSbavygeVK3K2lNLALQ8o0PMC8plrbn6KkCg8sRnO36AN2X4iLF-U6ipIJzDFdGWZoQoaXM3Q3TCnDExJ-dtrkE8aM89BNHTqEhk3nDprcJw4UqhdHOG8LNZnNeiHwnS7vImz7tPbUPUag0yrhbsOrfhoRaau0hFTFqx2bNERj9eN44arq_iFXIG2y_DjkoprBGDPal2yfADNNszjB45jcc_AhrR369zevJHixhcQ6GYU02qO2RYhbFTNm7Rk71vQeczum2eUliglpbVP6zeEdECJBGFw" \t "_blank"</w:instrText>
        </w:r>
        <w:r w:rsidRPr="000305E6">
          <w:fldChar w:fldCharType="separate"/>
        </w:r>
        <w:r w:rsidRPr="000305E6">
          <w:rPr>
            <w:rStyle w:val="Hyperlink"/>
          </w:rPr>
          <w:t>Structure and Dynamics of the Fusion Pores in Live GH-Secreting Cells Revealed Using Atomic Force Microscopy</w:t>
        </w:r>
        <w:r w:rsidRPr="000305E6">
          <w:fldChar w:fldCharType="end"/>
        </w:r>
      </w:ins>
    </w:p>
    <w:p w14:paraId="6F019FE9" w14:textId="77777777" w:rsidR="000305E6" w:rsidRPr="000305E6" w:rsidRDefault="000305E6" w:rsidP="000305E6">
      <w:pPr>
        <w:rPr>
          <w:ins w:id="20" w:author="Unknown"/>
        </w:rPr>
      </w:pPr>
      <w:ins w:id="21" w:author="Unknown">
        <w:r w:rsidRPr="000305E6">
          <w:t>Cho, Endocrinology, 2002</w:t>
        </w:r>
      </w:ins>
    </w:p>
    <w:p w14:paraId="2C60AE26" w14:textId="77777777" w:rsidR="000305E6" w:rsidRPr="000305E6" w:rsidRDefault="000305E6" w:rsidP="000305E6">
      <w:pPr>
        <w:numPr>
          <w:ilvl w:val="0"/>
          <w:numId w:val="9"/>
        </w:numPr>
        <w:rPr>
          <w:ins w:id="22" w:author="Unknown"/>
        </w:rPr>
      </w:pPr>
      <w:ins w:id="23" w:author="Unknown">
        <w:r w:rsidRPr="000305E6">
          <w:fldChar w:fldCharType="begin"/>
        </w:r>
        <w:r w:rsidRPr="000305E6">
          <w:instrText>HYPERLINK "https://rev.trendmd.com/open/wUBXfEC8cGPOFanvSBXKXv8z1q72Wf9b2STxm7_Yg3CaXqy-z33w5xqv9_C59WU6L1Kef5nAV0s6LUq75UzDE33AKUse7RGQf_lSI3Aa_9RZUQfWKqaDvsvgbqyAObfVHJei1O9YONt0WNst0hwjRwpKvsVi0LOISsGPzwlznrYsvIW8FfozoTXAOaUHwIKd9_1GJVSImGCBNTHtFAENtJ88HJj4u8qGe0oOj59gJrE4LvcpckA3OjqR8XJjnzvD7-0catb77APqZnqMV26kPPhSK0m1HSp0alO7qUGovGvrpB8pcSsBkAQi--aR38kYK8iotfJJsw9R2pS0IvIeaQ2bA4MOD6gcPMH32LzeIhl2Mol72niTfea9qqfXNGY92RyjQnlZR_lkGP9ABohIItpM1O6aWhdGFSBDqRNu-SF2YgkVPXNPz-V3CYtZvh-8kGneK8uHil5LWOtAgKazsOLcKkltzA7pLjHwvdrA8dpBc8YPZC01kkoiPo2TayLUPF65digdL1iaDjPq9w5uFb_9-0ri7K3DRPA99u7q72Ef-m-InMtwTAgXdj7eKjjSJzqn9mffgq7QbBsAqNE-istZVXhbcEaWyzI8iZ5O2TJFBTAEnUOUpQxgzpNUtCKYMSXdEw2kl1Lat4CAy6cwRSHw030Z5hX1Onugvjm7Ng8dFVf-erbkqMQkOMAtb3IatC0mSJ--J1xKQmW2iJvyaqdlp08yMrUB4FIbfX1bymCywwO94bUeSLpbA8q1sFyXgnruCC7qC8ijbRoWySWyf9r79I1i-xMv5U0SRgDKataQ-WRU3xw9FKCt2T2qHFagmDxJ69jHVIIWcx4OOlchmvqbdT-SugvaKium0l2EnSjjJ5p9-duA94yaRQh3OUmGK8xJIiC_HoCu25hbCn-h7ug7SGfQgz18qC2bt-_GNA4VyS-bJRIuQjLLwXeu7gU_gsP11r8Ewe1FEqVcpYtDBO_-tkHoggy0HjSM497fwpPUu42ckpe4Ph1Y0OE3XT8ad_hBH3eM_z4Ym0jX9xVWNv8KiyzV8AzFvvKjVw-3AlyxXju6dy5OIlo-OnvDZz0uO91c3d7HNJe4-IlcioK6ywcqWhgQkVL6osE8wK0Jh4IIAAOrkLrget8deIp3F1J4xI28TgmDKfa9I0r6g4brP873RAwP-SqbSHDsrU4EwVyS80dJxJ_3cJW9yBuD1rrmzAAxWXLQyFBepwONPYrWR06f870DqPODSgb1VPENLvET6y8fouwE9JwDiPTBNz6CaRKUS9ncdl5wB47O911q1ewYJC_W2t7HZzFvwIY43JEhJrI0jzk2FQ1W_kVR8Mn6HfQY371FvnborW421lDuQgzp_BJkw5vV8HeK2kNLFVJDg0ApjYoy4JoYg6nBmKMffI2UNkrjI_cOKRSM39lCeGUQ-xxiA-HGWiN-e7kj5BJzcB6aijWqSDbsoSMlQLGA0OH1bv5IKncV40BQbhlyFhkDq_NHEMpL6IadjklLbA39Vd5C3MsTqB75dZbYVnidKQTWJnEDxReP7p56IzdJqUHrBR78EzwKJ0M" \t "_blank"</w:instrText>
        </w:r>
        <w:r w:rsidRPr="000305E6">
          <w:fldChar w:fldCharType="separate"/>
        </w:r>
        <w:r w:rsidRPr="000305E6">
          <w:rPr>
            <w:rStyle w:val="Hyperlink"/>
          </w:rPr>
          <w:t>The role of the integral membrane nucleoporins Ndc1p and Pom152p in nuclear pore complex assembly and function</w:t>
        </w:r>
        <w:r w:rsidRPr="000305E6">
          <w:fldChar w:fldCharType="end"/>
        </w:r>
      </w:ins>
    </w:p>
    <w:p w14:paraId="1405AF11" w14:textId="77777777" w:rsidR="000305E6" w:rsidRPr="000305E6" w:rsidRDefault="000305E6" w:rsidP="000305E6">
      <w:pPr>
        <w:rPr>
          <w:ins w:id="24" w:author="Unknown"/>
        </w:rPr>
      </w:pPr>
      <w:ins w:id="25" w:author="Unknown">
        <w:r w:rsidRPr="000305E6">
          <w:t xml:space="preserve">Alexis S. Madrid, Joel Mancuso, W. Zacheus Cande, et al., J Cell </w:t>
        </w:r>
        <w:proofErr w:type="spellStart"/>
        <w:r w:rsidRPr="000305E6">
          <w:t>Biol</w:t>
        </w:r>
        <w:proofErr w:type="spellEnd"/>
        <w:r w:rsidRPr="000305E6">
          <w:t>, 2006</w:t>
        </w:r>
      </w:ins>
    </w:p>
    <w:p w14:paraId="3919C8B0" w14:textId="77777777" w:rsidR="000305E6" w:rsidRPr="000305E6" w:rsidRDefault="000305E6" w:rsidP="000305E6">
      <w:pPr>
        <w:numPr>
          <w:ilvl w:val="0"/>
          <w:numId w:val="9"/>
        </w:numPr>
        <w:rPr>
          <w:ins w:id="26" w:author="Unknown"/>
        </w:rPr>
      </w:pPr>
      <w:ins w:id="27" w:author="Unknown">
        <w:r w:rsidRPr="000305E6">
          <w:fldChar w:fldCharType="begin"/>
        </w:r>
        <w:r w:rsidRPr="000305E6">
          <w:instrText>HYPERLINK "https://rev.trendmd.com/open/mcfFMUZrzHVjToliXAW-JjCpOIfmw2gaZ8L98v5nurqPdFexhw1Zzyu9TfxujRjKNof1NT1nmfxFz4Uh0BQ65tqeRPMBCraneG5gUq9RY52z6vbdhU2a0u4m0RnLRSgJAFGbiJ7NNXERyymHoSvB1JtqMJ5BcKjs6fW2tk6rsn7ptu6VZ5wNgAIslhOo-LPLRjsVSislYANCDrPsm-OnHXDq3DCH5Wa5EWRPyRg_T54yOUKZnbMftC3ngEqwPvOsCrjLW2p6DF_DVJWwabbP1CpZkhnR_V0f_oRLN4BNWvTw7pYd7APo6GUF7_fdTf3GM97eJM7oRkt3T_iWHFJY8FnDrE23X3URSIR_7OoiI2qnSinyu5xlGxdKB5bHW9Izd7zqU3QssnfU37Is88DGIGYfWQp9Y6oBrkWLApeyBvmGABdYYZtO8RftjCZ0rZMmVD1UX05BEqA7tX7-sK0mW1x-3xUQ8ulAmHpD4-u4g5A-hLiNuhhoACXk3OO3pzKkcoYv3A7ErBXy3kWAPwXKRljZCyaaWmLPnpLSEPvaRWq9EL88epFpOY8uTpV1kPtwA6o3svqbT3qPYIeH8oZlLvwEs0Hmrsre6k-Z23nCW7Lx-su2aXlHIreZxqnG-Y87ajLgFEwkFhKbtpUi30BMNSkWn2BpLFwjZgFT8sbLc6OuoZUccDGTaWbYqDA-Fj2cYcfmYoC6aBKv-N4zb9aXAPq_fH1yxw0OQJFyKuxHUq__zMjRW_N329fEOao0Z7azzj0SXNa8-ITJMYehz_Qv3xSBEszlT7kQbOIni_KTaqvkiEnrB5SlkRngc_BjZ-6Ejm9vD5-2e8tkqpT-CA1SFS496TgqXZOWZgbbo6Zi55fpC0H8TKQhCTY--_10i7PnmB_t41dc9JwK6ufpCVADjjcKsMToXByfcE0gmEWlhXyilLgvhQ6OnH-i1pr01nJ993awl2IxXiBWunTu_ENAryUvLVrAc4hOpltI53ug2xkZvasP6Mzs0-fZ5c5NV1l_os62xNeWDngeAftLFI58L6GaRLoR-W_weu7QO-Zb1VoIjJqfdz2sRM3xhijAhCt_d77qd2NSZ6AvgwKpEBC-pPADGAwMB8Go47X7VKy0G9QuoLYjOJUNfsw1F26n251QBkHzOI3nCWQTrxqKMEskgX1B8O9SnlDvur3tUuLOc_x8SGAnBasoSs_sqO7S29y2J3AQ7rKpUys9T7gJ0ll1Ad8qv9eEG2--EcxQKmrCq3ZM1oS5Fx9H5Z3tv5aJrj9ly0XSIfR8geqFWux7sZQ1klBPbPOZJA30CkPXDb41KPX9EDgs_fgWNzGmpFej42s834I3h3XPi47jobS71Alw0XxBG8wTcghn0hRaOoivXuWpFFCqVzmIOdKjayH4tJwnExaNqrW7CewVYQlMe_RzeQ71XPVIU9LbRmgMJrxdWjsQN1QVx91an8NMA0vYDAp4sb4kvmKbzWHDfB7DOOGNiCuL1smjD4wbA2cTfTnbJpFgS94BtmJRhktWC1O-FUqDlS_jzSNJ4M-lPyQ9wICgxlnNoZVOnQ" \t "_blank"</w:instrText>
        </w:r>
        <w:r w:rsidRPr="000305E6">
          <w:fldChar w:fldCharType="separate"/>
        </w:r>
        <w:r w:rsidRPr="000305E6">
          <w:rPr>
            <w:rStyle w:val="Hyperlink"/>
          </w:rPr>
          <w:t>Unique Inner Pore Properties of BK Channels Revealed by Quaternary Ammonium Block</w:t>
        </w:r>
        <w:r w:rsidRPr="000305E6">
          <w:fldChar w:fldCharType="end"/>
        </w:r>
      </w:ins>
    </w:p>
    <w:p w14:paraId="2D34D38B" w14:textId="77777777" w:rsidR="000305E6" w:rsidRPr="000305E6" w:rsidRDefault="000305E6" w:rsidP="000305E6">
      <w:pPr>
        <w:rPr>
          <w:ins w:id="28" w:author="Unknown"/>
        </w:rPr>
      </w:pPr>
      <w:proofErr w:type="spellStart"/>
      <w:ins w:id="29" w:author="Unknown">
        <w:r w:rsidRPr="000305E6">
          <w:t>Weiyan</w:t>
        </w:r>
        <w:proofErr w:type="spellEnd"/>
        <w:r w:rsidRPr="000305E6">
          <w:t xml:space="preserve"> Li, Richard W. Aldrich, J Gen </w:t>
        </w:r>
        <w:proofErr w:type="spellStart"/>
        <w:r w:rsidRPr="000305E6">
          <w:t>Physiol</w:t>
        </w:r>
        <w:proofErr w:type="spellEnd"/>
        <w:r w:rsidRPr="000305E6">
          <w:t>, 2004</w:t>
        </w:r>
      </w:ins>
    </w:p>
    <w:p w14:paraId="5EA43989" w14:textId="77777777" w:rsidR="000305E6" w:rsidRPr="000305E6" w:rsidRDefault="000305E6" w:rsidP="000305E6">
      <w:pPr>
        <w:numPr>
          <w:ilvl w:val="0"/>
          <w:numId w:val="9"/>
        </w:numPr>
        <w:rPr>
          <w:ins w:id="30" w:author="Unknown"/>
        </w:rPr>
      </w:pPr>
      <w:ins w:id="31" w:author="Unknown">
        <w:r w:rsidRPr="000305E6">
          <w:fldChar w:fldCharType="begin"/>
        </w:r>
        <w:r w:rsidRPr="000305E6">
          <w:instrText>HYPERLINK "https://rev.trendmd.com/open/fnJv6VONaSP5Am6E9EEeEBXKL9r9NB6RVI-rcm0kkQvzcMVJrMIV8Q5Vt_8KO6jot1DswSzzq6TnhzrYLjal2v5o3QH0cBluaqzEeWReqQftPnLl6zPiQ3pHJMDN9BSthOuc-OkHtAmF038wuldgI624hxo9jQGYo6PTg8W0QZ0ZktUzR0xT3JPn24uCyKLVlYipJbZvnZNimYEvoSDXh71fsa19QnyxD7C5_rDNiNgE0x60aDW0TUT6Lx-bPKBKzuWHwOptcOXMecET4OJtFGPvBYFdCZ0TJfgMz2Dx1nyHs4ZPSSa3RqBGYxUwlNUkMv5GOBdx-0ZhVUKe1IHoHNbXTZ7Hz1jZNhWAJuVC4TaYxUaXW9GS4U9n95wV2MxnT7x_Wiu6R9Mr2q2mIAkbs6PYavhkVig5czH5EO5-4TGj_Jxt31JKKxePzbxMrFdPxVJgGdioyO-aeghrp0F4Zo2KGOz3TUCNocitvcAIsytEu0jiSviUkiQsTvVoXEH71pXs8VJ-3_sb7cf_j3KHtbbdKLkCFUrJz4ImKnXgn6NqeJQuOnr4G8sf4iyDD_7uLh5-WtzxPC0ATKm8Q6HA6rtu1NHXvuaeZ1sJ_MTYLK0jMvoNalGQzJl6v1IrwOAnn615wETY4oF6Bt2GNavv0veeMn0VKqY1ihK6Q59u5a-5iW8dSyq7yWU6NPm6qqV1_DLJi9eNnoerKJcEuqiS3W-c9Upo9pIgnIyXOsCWIZkcCqiDsZycv90y0sjNKpyIoZILBs1kk-c4YZ4-Koes2TAwRk0ZTww8hp0QQBdE6xpkv6xYoauEPPh5K3iWWEwYWL9GPtQip5Xb5jLNEZOjYc4VT9_cGZtwhcscs1GUmKZw2df9IZ1lNYNnoymV18Fst-6BwGvs3_2obECmWXSWh3g6AnsihTyEA6ecuO_e4YXG05g0KXpvh93pdLd2lM_i4BArGrfosqdzHVvqqUzMDdFvSL-NDVQxMziAB52GXfOgKg6zK0pyaxq-flXLlzdVZes69sOezoT1_TbBc6VtSiSiPZYraVkXQjL4CP_s01KaFTra3AycJzajLOKCbHYwSqtz5HhjKFpb1NVkkT9at4MutI0PGgrdY5HwfCkYGmWQjGRT6KgjIdL1U4Ttyh98osMvsGylvOASPG2-BMp9PfrSjnegep_n8osDD65LmI-c5c25wy-7iM7Mtfb9Iq4kJET-8v1WnXrN0eOL-w2ElmtgwVglVzTv2vQzCduv_smRcNsjcFGd8jP5ApiptMUhU1oQUr7e_jA3d9Mz_dYXF3WJaIeAoV5dDsyWZlhe-T_3tCQU9yWt0HbBTXsAZb1KYeAUTJI_g5tcwh0HcGnau6pAukOciawi06MIrdP3BwwC5iHajWS2PDnRQ6AKeNygUBmdS6TACA5ArUOAK4h3ZSd-skf9aRhsGwcjNRNEaNjhNCmHi_npVR-qMugN" \t "_blank"</w:instrText>
        </w:r>
        <w:r w:rsidRPr="000305E6">
          <w:fldChar w:fldCharType="separate"/>
        </w:r>
        <w:r w:rsidRPr="000305E6">
          <w:rPr>
            <w:rStyle w:val="Hyperlink"/>
          </w:rPr>
          <w:t>Opaline gland ultrastructure in Aplysia californica (</w:t>
        </w:r>
        <w:proofErr w:type="spellStart"/>
        <w:r w:rsidRPr="000305E6">
          <w:rPr>
            <w:rStyle w:val="Hyperlink"/>
          </w:rPr>
          <w:t>Gastropoda</w:t>
        </w:r>
        <w:proofErr w:type="spellEnd"/>
        <w:r w:rsidRPr="000305E6">
          <w:rPr>
            <w:rStyle w:val="Hyperlink"/>
          </w:rPr>
          <w:t xml:space="preserve">: </w:t>
        </w:r>
        <w:proofErr w:type="spellStart"/>
        <w:r w:rsidRPr="000305E6">
          <w:rPr>
            <w:rStyle w:val="Hyperlink"/>
          </w:rPr>
          <w:t>Anaspidea</w:t>
        </w:r>
        <w:proofErr w:type="spellEnd"/>
        <w:r w:rsidRPr="000305E6">
          <w:rPr>
            <w:rStyle w:val="Hyperlink"/>
          </w:rPr>
          <w:t>)</w:t>
        </w:r>
        <w:r w:rsidRPr="000305E6">
          <w:fldChar w:fldCharType="end"/>
        </w:r>
      </w:ins>
    </w:p>
    <w:p w14:paraId="5D4025E4" w14:textId="77777777" w:rsidR="000305E6" w:rsidRPr="000305E6" w:rsidRDefault="000305E6" w:rsidP="000305E6">
      <w:pPr>
        <w:rPr>
          <w:ins w:id="32" w:author="Unknown"/>
        </w:rPr>
      </w:pPr>
      <w:ins w:id="33" w:author="Unknown">
        <w:r w:rsidRPr="000305E6">
          <w:t>Jeffrey S. Prince, Journal of Molluscan Studies, 2007</w:t>
        </w:r>
      </w:ins>
    </w:p>
    <w:p w14:paraId="00FA95F7" w14:textId="77777777" w:rsidR="000305E6" w:rsidRPr="000305E6" w:rsidRDefault="000305E6" w:rsidP="000305E6">
      <w:pPr>
        <w:numPr>
          <w:ilvl w:val="0"/>
          <w:numId w:val="9"/>
        </w:numPr>
        <w:rPr>
          <w:ins w:id="34" w:author="Unknown"/>
        </w:rPr>
      </w:pPr>
      <w:ins w:id="35" w:author="Unknown">
        <w:r w:rsidRPr="000305E6">
          <w:fldChar w:fldCharType="begin"/>
        </w:r>
        <w:r w:rsidRPr="000305E6">
          <w:instrText>HYPERLINK "https://rev.trendmd.com/open/zTcBI0VQFtkE_iiBcjX80bAhyPEASfUfmvMn-H2GrwNnoS63XRIsLxLOIheqaQMco9qxizFbrIheUTBmRslqNkd-pc48PkiBu58KopjftDPY6vb5FBMGBhunp2SUcdRqtyKU9XQ7UIaPDpb0cmukR1wDrR6xPG-4LkHDRK_UNI0BygSmiumP5kd-RtdGv35jBAX2MLazx76GopHpk_TD00Xf9Xw7B6HNKA9JolyFrD5IUyBTyhP9O8IVQ3hoBhpm9HCUEzRV9tF4Cg1H9BnPRVZt_ecC5oGvG4V_eegacDq8BAM2DZva8L3ymmOckK5RHwl6WpcEpYsYyUv_zPKEdO50Ks9z6MMJqlO27n8RxPj2wnyVHDSQLj5qb60UZ0TR6b03D8KcaQqBypbIyO4rzhqryk08w-kmgnymxy4sDDNsTTWLXHVAupFj6ePERdNUprGgqJKnpKrdHii-I2QpV-vnEaz9K4gmP_SanqERNcUN30zU_jPmCfCEOyg8TwYkzac8ryuG0Dv0CN_T384VqhfUFGzzFEx-OSebGVaxrRpmSby8SV-ctKKDUN8RYhCXqdkdVI7-qrWsH15Fh0FL-kpB_AWKdC1DpwJhcS9tWQxFNCR4W4WDy0BJIJAU_2vkIVEKMVjLUNiB2EzN074lhiSyeLBOa0B1XRVV8tp6bBUDrNcwFfachDxqPn8bGg0Di3ey0efzGbrmeOjVq-bUiqso5V2BRfC4wJnSDjv6wqPFU3ezaEGpNxVN_tvDRSLuJT4Jbez8wnU1UX5SFgITIfBf9LvJUQk1DuVN63jQ6DT7LB7D1C3pxgHxJQP-m_s5xqtQ6lZ7ASXCBmQIkOVx8hm2jUMMPWxXx79KjZHFpU8Vqtq2024VdY3isG6bqgmD76vte4lF5bqlQ1wExEnS8ueqVPG3AM0IRmWKDh-EMCj3SLMjrVjfPccZoY5iwfX1akiSyE8j4gvO8a5zG307WxEe73g8oTm9Ub0trdW21ibExNuVVq2JdlGpkY3X_lpOs1YlC_e9QW1wPeMR1XlSoF3ghlQMzygUQZOuKiDHJjmrb_eJEP3nsvcWp46BN-HT_VMvzPaFZB1AjWagmWkrygibrsKAtbiVfOinY8pu6lmsUISsDGKZbowJ0GihhV6l5hrjXQouONrlhy_b9cSLGnnIwqui6TJcwixB4PqRPozQloC4jLH9pUdTyqGbjFYagCb0iyMMmhYa4Tt2GxTqxl2N6wuEyyzs5fN92PSm-L8lhzVqjY-g92LtqBFwwQ5bfSOknwOp4b-lStWVY1MYSPNXz6QeC80cMzK302eR5c6Gzsx5T2y7R0oUKlZO5MbX-9Pjz2SIs7PGjEzUk5uqm1Dw7Q9tyhX4FTpJni26X-nG45FOm9P39gJtiwns3ds6nU7G33BOxauJsEqHifvKbxBxU9oIbpmjuwmeUdaLaPflxux7Z-CIOCG1fRWcbZwTlfKcyUDMYQ3mRIXpBfU_UwW7lTdBTUQPUN5lj0UURuFGEm4Dba5oc1AaOEkZhbI8Wec0eO-UdAo31W8PoEQ" \t "_blank"</w:instrText>
        </w:r>
        <w:r w:rsidRPr="000305E6">
          <w:fldChar w:fldCharType="separate"/>
        </w:r>
        <w:r w:rsidRPr="000305E6">
          <w:rPr>
            <w:rStyle w:val="Hyperlink"/>
          </w:rPr>
          <w:t xml:space="preserve">Glomerular permeability in the bullfrog Rana </w:t>
        </w:r>
        <w:proofErr w:type="spellStart"/>
        <w:r w:rsidRPr="000305E6">
          <w:rPr>
            <w:rStyle w:val="Hyperlink"/>
          </w:rPr>
          <w:t>catesbeiana</w:t>
        </w:r>
        <w:proofErr w:type="spellEnd"/>
        <w:r w:rsidRPr="000305E6">
          <w:rPr>
            <w:rStyle w:val="Hyperlink"/>
          </w:rPr>
          <w:t>.</w:t>
        </w:r>
        <w:r w:rsidRPr="000305E6">
          <w:fldChar w:fldCharType="end"/>
        </w:r>
      </w:ins>
    </w:p>
    <w:p w14:paraId="2857DB0E" w14:textId="77777777" w:rsidR="000305E6" w:rsidRPr="000305E6" w:rsidRDefault="000305E6" w:rsidP="000305E6">
      <w:pPr>
        <w:rPr>
          <w:ins w:id="36" w:author="Unknown"/>
        </w:rPr>
      </w:pPr>
      <w:ins w:id="37" w:author="Unknown">
        <w:r w:rsidRPr="000305E6">
          <w:t xml:space="preserve">Anne E. Schaffner, Richard Rodewald, J Cell </w:t>
        </w:r>
        <w:proofErr w:type="spellStart"/>
        <w:r w:rsidRPr="000305E6">
          <w:t>Biol</w:t>
        </w:r>
        <w:proofErr w:type="spellEnd"/>
        <w:r w:rsidRPr="000305E6">
          <w:t>, 1978</w:t>
        </w:r>
      </w:ins>
    </w:p>
    <w:p w14:paraId="4D7B7603" w14:textId="77777777" w:rsidR="000305E6" w:rsidRPr="000305E6" w:rsidRDefault="000305E6" w:rsidP="000305E6">
      <w:pPr>
        <w:numPr>
          <w:ilvl w:val="0"/>
          <w:numId w:val="9"/>
        </w:numPr>
        <w:rPr>
          <w:ins w:id="38" w:author="Unknown"/>
        </w:rPr>
      </w:pPr>
      <w:ins w:id="39" w:author="Unknown">
        <w:r w:rsidRPr="000305E6">
          <w:fldChar w:fldCharType="begin"/>
        </w:r>
        <w:r w:rsidRPr="000305E6">
          <w:instrText>HYPERLINK "https://rev.trendmd.com/open/MeEw84cu_wLa4fsfP0TyysqQ9r9R2qrP-iP8VJn6bGQbpobECX25DC_WXinSTX1i5U3eSUYvOo-6M4TsddfaEHjf38e7PQBuqVXBxYbJOuDhG7fLNhYrPRLoNnFNN2iEBEkqLJ44XTvqlnpHiY7hBWkHG2XI9ozwnmu7ydCkowWZBEE-z8coKSa-brWVmKSf4DeclqWUDsDwEzni8GuJwEqeUoImadHOCtFXt6WCa1g6aJQHTHHAQhhdzVpd0KWl-xnleOtX4EQZIuN9ejAA3oHAtsEWxAB4IUnQsVmBKHP97t5bPpKmc6ndv5zwlKuHvoE7Qjz1qd8w78GrjuvB2fyzKyr4Je4LUcfdVA0kurGEQGroUgsS29l-7GKnBr9D6vgRVyhqZVrL5G2GyISie55C5c-K8B0zn8gxszPDUk2KBSFHzIFKcojKbpM9awXY1lA9x1vOhALpxhsrz3Wdh3YNU_Y8EDncAnjGf79qe0ktHbUYoPQFAMBEKq-GybjSC0XKxz8yD_RFrjcrSTn7fBPi6dnsx8-EDpMxqaA2mudBaGLe8xUAFsKQM_vYluFulodwt0yTiT1mepycA49MycLT62-7nsVmqyH50x2zmWcN3TjpHY86qwTyBkZPpa8ybZpnI-8jHiNdB5IazUzW0x09yPVZkk1jJYyA8_SaZNfMbplp_L0k6fltBRqN_PBL-pAI2Up7D98EH2YX8mRxEN9xpqnzhKnuK0IL-akB15pmbc9KJOQk6eFjSCadnqayUHDFiNKpqsMXc9bDwTjsVcaBZJM9eeiZRYAI2GVmDhVdmdLU-JU7DTYFDwgzt7Gp7RWrTkpnV5zET36BALEapL6sa9jlTGOj1flQKvfqraRR5TQTtLGjsJukhmiINNUT89B5Q8wGgat5NYfyqLZRA6uSWuPqlKf4VXY9uiztoBh56xLQyRrJHm_pD1DBA3gxqWA4efwcDhDgnfFRPPIsBMYV5KqCl8M312wsoMkODP9BGa1Qy3YaHU4peB-Yij38ArY3bkJ6cPJC8fbWCxuug9Q4FCv_zSbfuSId5EVEDzC382Ac4dOPBbra5GMItWS7ei88A9yPZq9-tu9LF1jchqqqE2lniQ5pw7YxC5l0b16ZSYDXw05joP73FwOQ4W3P91p_0IjfGZWO568ogM4Mx9CovpSZXG4ImSOnl4xLVniLtwzk382xumgoIsGfnF1rzmvCYI9_UjsVaHP4Se_2jGr2EJg3LeRqiJWHKNVpHOpivFcoMepnOsnevP88CapUWh6dWAahzPIIfYHPCGwcBk3Lh98nhQrmWkFH6y87KoRytDNCjQDs-sqPth6MUPQ4FgejllUNehAW4E0N9Zz7w3FXAw6TEIiiWXh3pgST9-FVE-q6aZNQNMufyvBg22TMh7t0bO0wOhtoQ9KIFmCu1H33YFuOMRhS3WbAcv32ou-r60ZCc5TdBnPjTNVH8g" \t "_blank"</w:instrText>
        </w:r>
        <w:r w:rsidRPr="000305E6">
          <w:fldChar w:fldCharType="separate"/>
        </w:r>
        <w:r w:rsidRPr="000305E6">
          <w:rPr>
            <w:rStyle w:val="Hyperlink"/>
          </w:rPr>
          <w:t xml:space="preserve">A new species of </w:t>
        </w:r>
        <w:proofErr w:type="spellStart"/>
        <w:r w:rsidRPr="000305E6">
          <w:rPr>
            <w:rStyle w:val="Hyperlink"/>
          </w:rPr>
          <w:t>Cistopus</w:t>
        </w:r>
        <w:proofErr w:type="spellEnd"/>
        <w:r w:rsidRPr="000305E6">
          <w:rPr>
            <w:rStyle w:val="Hyperlink"/>
          </w:rPr>
          <w:t xml:space="preserve"> (Cephalopoda: </w:t>
        </w:r>
        <w:proofErr w:type="spellStart"/>
        <w:r w:rsidRPr="000305E6">
          <w:rPr>
            <w:rStyle w:val="Hyperlink"/>
          </w:rPr>
          <w:t>Octopodidae</w:t>
        </w:r>
        <w:proofErr w:type="spellEnd"/>
        <w:r w:rsidRPr="000305E6">
          <w:rPr>
            <w:rStyle w:val="Hyperlink"/>
          </w:rPr>
          <w:t>) from Taiwan and morphology of mucous pouches</w:t>
        </w:r>
        <w:r w:rsidRPr="000305E6">
          <w:fldChar w:fldCharType="end"/>
        </w:r>
      </w:ins>
    </w:p>
    <w:p w14:paraId="146B32D6" w14:textId="77777777" w:rsidR="000305E6" w:rsidRPr="000305E6" w:rsidRDefault="000305E6" w:rsidP="000305E6">
      <w:pPr>
        <w:rPr>
          <w:ins w:id="40" w:author="Unknown"/>
        </w:rPr>
      </w:pPr>
      <w:ins w:id="41" w:author="Unknown">
        <w:r w:rsidRPr="000305E6">
          <w:lastRenderedPageBreak/>
          <w:t>Jian-Xiang Liao, Journal of Molluscan Studies, 2009</w:t>
        </w:r>
      </w:ins>
    </w:p>
    <w:p w14:paraId="5E5981B8"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2290"/>
    <w:multiLevelType w:val="multilevel"/>
    <w:tmpl w:val="384A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C3CC7"/>
    <w:multiLevelType w:val="multilevel"/>
    <w:tmpl w:val="BB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4344B"/>
    <w:multiLevelType w:val="multilevel"/>
    <w:tmpl w:val="CD4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41D72"/>
    <w:multiLevelType w:val="multilevel"/>
    <w:tmpl w:val="CD44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318E5"/>
    <w:multiLevelType w:val="multilevel"/>
    <w:tmpl w:val="99A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9158C"/>
    <w:multiLevelType w:val="multilevel"/>
    <w:tmpl w:val="82B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3094F"/>
    <w:multiLevelType w:val="multilevel"/>
    <w:tmpl w:val="A568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84FB7"/>
    <w:multiLevelType w:val="multilevel"/>
    <w:tmpl w:val="B220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3B3F26"/>
    <w:multiLevelType w:val="multilevel"/>
    <w:tmpl w:val="9D7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520542">
    <w:abstractNumId w:val="3"/>
  </w:num>
  <w:num w:numId="2" w16cid:durableId="1043167915">
    <w:abstractNumId w:val="1"/>
  </w:num>
  <w:num w:numId="3" w16cid:durableId="973371670">
    <w:abstractNumId w:val="4"/>
  </w:num>
  <w:num w:numId="4" w16cid:durableId="1021708083">
    <w:abstractNumId w:val="0"/>
  </w:num>
  <w:num w:numId="5" w16cid:durableId="1155999325">
    <w:abstractNumId w:val="7"/>
  </w:num>
  <w:num w:numId="6" w16cid:durableId="561260020">
    <w:abstractNumId w:val="8"/>
  </w:num>
  <w:num w:numId="7" w16cid:durableId="236406990">
    <w:abstractNumId w:val="2"/>
  </w:num>
  <w:num w:numId="8" w16cid:durableId="1456408851">
    <w:abstractNumId w:val="6"/>
  </w:num>
  <w:num w:numId="9" w16cid:durableId="19823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AB"/>
    <w:rsid w:val="000305E6"/>
    <w:rsid w:val="00433FDD"/>
    <w:rsid w:val="00B253AA"/>
    <w:rsid w:val="00D262AB"/>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5E3460-250E-435A-93CE-6217B934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2AB"/>
    <w:rPr>
      <w:rFonts w:eastAsiaTheme="majorEastAsia" w:cstheme="majorBidi"/>
      <w:color w:val="272727" w:themeColor="text1" w:themeTint="D8"/>
    </w:rPr>
  </w:style>
  <w:style w:type="paragraph" w:styleId="Title">
    <w:name w:val="Title"/>
    <w:basedOn w:val="Normal"/>
    <w:next w:val="Normal"/>
    <w:link w:val="TitleChar"/>
    <w:uiPriority w:val="10"/>
    <w:qFormat/>
    <w:rsid w:val="00D26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2AB"/>
    <w:pPr>
      <w:spacing w:before="160"/>
      <w:jc w:val="center"/>
    </w:pPr>
    <w:rPr>
      <w:i/>
      <w:iCs/>
      <w:color w:val="404040" w:themeColor="text1" w:themeTint="BF"/>
    </w:rPr>
  </w:style>
  <w:style w:type="character" w:customStyle="1" w:styleId="QuoteChar">
    <w:name w:val="Quote Char"/>
    <w:basedOn w:val="DefaultParagraphFont"/>
    <w:link w:val="Quote"/>
    <w:uiPriority w:val="29"/>
    <w:rsid w:val="00D262AB"/>
    <w:rPr>
      <w:i/>
      <w:iCs/>
      <w:color w:val="404040" w:themeColor="text1" w:themeTint="BF"/>
    </w:rPr>
  </w:style>
  <w:style w:type="paragraph" w:styleId="ListParagraph">
    <w:name w:val="List Paragraph"/>
    <w:basedOn w:val="Normal"/>
    <w:uiPriority w:val="34"/>
    <w:qFormat/>
    <w:rsid w:val="00D262AB"/>
    <w:pPr>
      <w:ind w:left="720"/>
      <w:contextualSpacing/>
    </w:pPr>
  </w:style>
  <w:style w:type="character" w:styleId="IntenseEmphasis">
    <w:name w:val="Intense Emphasis"/>
    <w:basedOn w:val="DefaultParagraphFont"/>
    <w:uiPriority w:val="21"/>
    <w:qFormat/>
    <w:rsid w:val="00D262AB"/>
    <w:rPr>
      <w:i/>
      <w:iCs/>
      <w:color w:val="2F5496" w:themeColor="accent1" w:themeShade="BF"/>
    </w:rPr>
  </w:style>
  <w:style w:type="paragraph" w:styleId="IntenseQuote">
    <w:name w:val="Intense Quote"/>
    <w:basedOn w:val="Normal"/>
    <w:next w:val="Normal"/>
    <w:link w:val="IntenseQuoteChar"/>
    <w:uiPriority w:val="30"/>
    <w:qFormat/>
    <w:rsid w:val="00D26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2AB"/>
    <w:rPr>
      <w:i/>
      <w:iCs/>
      <w:color w:val="2F5496" w:themeColor="accent1" w:themeShade="BF"/>
    </w:rPr>
  </w:style>
  <w:style w:type="character" w:styleId="IntenseReference">
    <w:name w:val="Intense Reference"/>
    <w:basedOn w:val="DefaultParagraphFont"/>
    <w:uiPriority w:val="32"/>
    <w:qFormat/>
    <w:rsid w:val="00D262AB"/>
    <w:rPr>
      <w:b/>
      <w:bCs/>
      <w:smallCaps/>
      <w:color w:val="2F5496" w:themeColor="accent1" w:themeShade="BF"/>
      <w:spacing w:val="5"/>
    </w:rPr>
  </w:style>
  <w:style w:type="character" w:styleId="Hyperlink">
    <w:name w:val="Hyperlink"/>
    <w:basedOn w:val="DefaultParagraphFont"/>
    <w:uiPriority w:val="99"/>
    <w:unhideWhenUsed/>
    <w:rsid w:val="000305E6"/>
    <w:rPr>
      <w:color w:val="0563C1" w:themeColor="hyperlink"/>
      <w:u w:val="single"/>
    </w:rPr>
  </w:style>
  <w:style w:type="character" w:styleId="UnresolvedMention">
    <w:name w:val="Unresolved Mention"/>
    <w:basedOn w:val="DefaultParagraphFont"/>
    <w:uiPriority w:val="99"/>
    <w:semiHidden/>
    <w:unhideWhenUsed/>
    <w:rsid w:val="00030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rmnetnz.org/topics/nicotinamide" TargetMode="External"/><Relationship Id="rId18" Type="http://schemas.openxmlformats.org/officeDocument/2006/relationships/hyperlink" Target="https://dermnetnz.org/topics/lasers-in-dermatology" TargetMode="External"/><Relationship Id="rId26" Type="http://schemas.openxmlformats.org/officeDocument/2006/relationships/hyperlink" Target="https://dermnetnz.org/topics/lasers-in-dermatology/" TargetMode="External"/><Relationship Id="rId3" Type="http://schemas.openxmlformats.org/officeDocument/2006/relationships/settings" Target="settings.xml"/><Relationship Id="rId21" Type="http://schemas.openxmlformats.org/officeDocument/2006/relationships/hyperlink" Target="http://www.ncbi.nlm.nih.gov/pmc/articles/PMC4337418/" TargetMode="External"/><Relationship Id="rId34" Type="http://schemas.openxmlformats.org/officeDocument/2006/relationships/theme" Target="theme/theme1.xml"/><Relationship Id="rId7" Type="http://schemas.openxmlformats.org/officeDocument/2006/relationships/hyperlink" Target="https://dermnetnz.org/topics/enlarged-pores?utm_source=chatgpt.com" TargetMode="External"/><Relationship Id="rId12" Type="http://schemas.openxmlformats.org/officeDocument/2006/relationships/hyperlink" Target="https://dermnetnz.org/topics/chemical-peels" TargetMode="External"/><Relationship Id="rId17" Type="http://schemas.openxmlformats.org/officeDocument/2006/relationships/hyperlink" Target="https://dermnetnz.org/topics/isotretinoin" TargetMode="External"/><Relationship Id="rId25" Type="http://schemas.openxmlformats.org/officeDocument/2006/relationships/hyperlink" Target="https://dermnetnz.org/topics/sebaceous-hyperplasia/"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rmnetnz.org/topics/anti-androgen-therapy" TargetMode="External"/><Relationship Id="rId20" Type="http://schemas.openxmlformats.org/officeDocument/2006/relationships/hyperlink" Target="http://www.mdedge.com/cutis/article/110032/acne/enlarged-facial-pores-update-treatments" TargetMode="External"/><Relationship Id="rId29" Type="http://schemas.openxmlformats.org/officeDocument/2006/relationships/hyperlink" Target="https://dermnetnz.org/topics/skin-needling/" TargetMode="External"/><Relationship Id="rId1" Type="http://schemas.openxmlformats.org/officeDocument/2006/relationships/numbering" Target="numbering.xml"/><Relationship Id="rId6" Type="http://schemas.openxmlformats.org/officeDocument/2006/relationships/hyperlink" Target="https://dermnetnz.org/topics/enlarged-pores?utm_source=chatgpt.com" TargetMode="External"/><Relationship Id="rId11" Type="http://schemas.openxmlformats.org/officeDocument/2006/relationships/hyperlink" Target="https://dermnetnz.org/topics/inflammatory-lesions-in-acne" TargetMode="External"/><Relationship Id="rId24" Type="http://schemas.openxmlformats.org/officeDocument/2006/relationships/hyperlink" Target="https://dermnetnz.org/topics/acne-and-other-follicular-disorders/" TargetMode="External"/><Relationship Id="rId32" Type="http://schemas.openxmlformats.org/officeDocument/2006/relationships/hyperlink" Target="https://www.amazon.com/Dermatology-Made-second-Amanda-Oakley-dp-1914961161/dp/1914961161/ref=dp_ob_title_bk?&amp;_encoding=UTF8&amp;tag=nzdermnet-20&amp;linkCode=ur2&amp;linkId=2addc7901a76f7726fa42eeeea7a28ea&amp;camp=1789&amp;creative=9325" TargetMode="External"/><Relationship Id="rId5" Type="http://schemas.openxmlformats.org/officeDocument/2006/relationships/hyperlink" Target="https://dermnetnz.org/topics/enlarged-pores?utm_source=chatgpt.com" TargetMode="External"/><Relationship Id="rId15" Type="http://schemas.openxmlformats.org/officeDocument/2006/relationships/hyperlink" Target="https://dermnetnz.org/topics/oral-contraceptive" TargetMode="External"/><Relationship Id="rId23" Type="http://schemas.openxmlformats.org/officeDocument/2006/relationships/hyperlink" Target="https://dermnetnz.org/acne/adult-acne.html" TargetMode="External"/><Relationship Id="rId28" Type="http://schemas.openxmlformats.org/officeDocument/2006/relationships/hyperlink" Target="https://dermnetnz.org/topics/facial-rejuvenation/" TargetMode="External"/><Relationship Id="rId10" Type="http://schemas.openxmlformats.org/officeDocument/2006/relationships/hyperlink" Target="https://dermnetnz.org/topics/acne" TargetMode="External"/><Relationship Id="rId19" Type="http://schemas.openxmlformats.org/officeDocument/2006/relationships/hyperlink" Target="https://dermnetnz.org/topics/skin-needling" TargetMode="External"/><Relationship Id="rId31" Type="http://schemas.openxmlformats.org/officeDocument/2006/relationships/hyperlink" Target="https://dermnetnz.org/topics/books-about-the-skin/" TargetMode="External"/><Relationship Id="rId4" Type="http://schemas.openxmlformats.org/officeDocument/2006/relationships/webSettings" Target="webSettings.xml"/><Relationship Id="rId9" Type="http://schemas.openxmlformats.org/officeDocument/2006/relationships/hyperlink" Target="https://dermnetnz.org/topics/sebum" TargetMode="External"/><Relationship Id="rId14" Type="http://schemas.openxmlformats.org/officeDocument/2006/relationships/hyperlink" Target="https://dermnetnz.org/topics/topical-retinoids" TargetMode="External"/><Relationship Id="rId22" Type="http://schemas.openxmlformats.org/officeDocument/2006/relationships/hyperlink" Target="https://www.researchgate.net/publication/296055644_Facial_Pores_Definition_Causes_and_Treatment_Options" TargetMode="External"/><Relationship Id="rId27" Type="http://schemas.openxmlformats.org/officeDocument/2006/relationships/hyperlink" Target="https://dermnetnz.org/topics/fractional-laser-treatment/" TargetMode="External"/><Relationship Id="rId30" Type="http://schemas.openxmlformats.org/officeDocument/2006/relationships/hyperlink" Target="http://www.medscape.com/viewarticle/550465" TargetMode="External"/><Relationship Id="rId8" Type="http://schemas.openxmlformats.org/officeDocument/2006/relationships/hyperlink" Target="https://dermnetnz.org/topics/enlarged-por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3329</Words>
  <Characters>18981</Characters>
  <Application>Microsoft Office Word</Application>
  <DocSecurity>0</DocSecurity>
  <Lines>158</Lines>
  <Paragraphs>44</Paragraphs>
  <ScaleCrop>false</ScaleCrop>
  <Company/>
  <LinksUpToDate>false</LinksUpToDate>
  <CharactersWithSpaces>22266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2026-08-19T11:58:00Z</dcterms:created>
  <dcterms:modified xsi:type="dcterms:W3CDTF">2026-08-19T11:59:00Z</dcterms:modified>
</cp:coreProperties>
</file>