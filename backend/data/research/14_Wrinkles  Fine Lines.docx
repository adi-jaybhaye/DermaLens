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467C0" w14:textId="77777777" w:rsidR="00AD56B9" w:rsidRPr="00AD56B9" w:rsidRDefault="00AD56B9" w:rsidP="00AD56B9">
      <w:pPr>
        <w:rPr>
          <w:b/>
          <w:bCs/>
        </w:rPr>
      </w:pPr>
      <w:r w:rsidRPr="00AD56B9">
        <w:rPr>
          <w:b/>
          <w:bCs/>
        </w:rPr>
        <w:t>Facial lines and wrinkles</w:t>
      </w:r>
    </w:p>
    <w:p w14:paraId="176D0CD7" w14:textId="77777777" w:rsidR="00AD56B9" w:rsidRPr="00AD56B9" w:rsidRDefault="00AD56B9" w:rsidP="00AD56B9"/>
    <w:p w14:paraId="4D9250A6" w14:textId="77777777" w:rsidR="00AD56B9" w:rsidRPr="00AD56B9" w:rsidRDefault="00AD56B9" w:rsidP="00AD56B9">
      <w:r w:rsidRPr="00AD56B9">
        <w:t>Author: Dr Amanda Oakley, Dermatologist, Waikato Hospital, Hamilton, New Zealand, 2004.</w:t>
      </w:r>
    </w:p>
    <w:p w14:paraId="012CC128" w14:textId="77777777" w:rsidR="00AD56B9" w:rsidRPr="00AD56B9" w:rsidRDefault="00AD56B9" w:rsidP="00AD56B9">
      <w:hyperlink r:id="rId5" w:anchor="Introduction%3Cbr%20/%3E" w:history="1">
        <w:r w:rsidRPr="00AD56B9">
          <w:rPr>
            <w:rStyle w:val="Hyperlink"/>
          </w:rPr>
          <w:t>Introduction</w:t>
        </w:r>
        <w:r w:rsidRPr="00AD56B9">
          <w:rPr>
            <w:rStyle w:val="Hyperlink"/>
          </w:rPr>
          <w:br/>
        </w:r>
      </w:hyperlink>
      <w:r w:rsidRPr="00AD56B9">
        <w:t> </w:t>
      </w:r>
      <w:hyperlink r:id="rId6" w:anchor="How%20do%20they%20form?%3Cbr%20/%3E" w:history="1">
        <w:r w:rsidRPr="00AD56B9">
          <w:rPr>
            <w:rStyle w:val="Hyperlink"/>
          </w:rPr>
          <w:t>How do they form?</w:t>
        </w:r>
        <w:r w:rsidRPr="00AD56B9">
          <w:rPr>
            <w:rStyle w:val="Hyperlink"/>
          </w:rPr>
          <w:br/>
        </w:r>
      </w:hyperlink>
      <w:r w:rsidRPr="00AD56B9">
        <w:t> </w:t>
      </w:r>
      <w:hyperlink r:id="rId7" w:anchor="Sags%20and%20bags%3Cbr%20/%3E" w:history="1">
        <w:r w:rsidRPr="00AD56B9">
          <w:rPr>
            <w:rStyle w:val="Hyperlink"/>
          </w:rPr>
          <w:t>Sags and bags</w:t>
        </w:r>
        <w:r w:rsidRPr="00AD56B9">
          <w:rPr>
            <w:rStyle w:val="Hyperlink"/>
          </w:rPr>
          <w:br/>
        </w:r>
      </w:hyperlink>
      <w:r w:rsidRPr="00AD56B9">
        <w:t> </w:t>
      </w:r>
      <w:hyperlink r:id="rId8" w:anchor="Treatment" w:history="1">
        <w:r w:rsidRPr="00AD56B9">
          <w:rPr>
            <w:rStyle w:val="Hyperlink"/>
          </w:rPr>
          <w:t>Treatment</w:t>
        </w:r>
      </w:hyperlink>
    </w:p>
    <w:p w14:paraId="2CFACEA2" w14:textId="77777777" w:rsidR="00AD56B9" w:rsidRPr="00AD56B9" w:rsidRDefault="00AD56B9" w:rsidP="00AD56B9">
      <w:pPr>
        <w:rPr>
          <w:b/>
          <w:bCs/>
        </w:rPr>
      </w:pPr>
      <w:r w:rsidRPr="00AD56B9">
        <w:rPr>
          <w:b/>
          <w:bCs/>
        </w:rPr>
        <w:t>Introduction</w:t>
      </w:r>
    </w:p>
    <w:p w14:paraId="2CD5F20C" w14:textId="77777777" w:rsidR="00AD56B9" w:rsidRPr="00AD56B9" w:rsidRDefault="00AD56B9" w:rsidP="00AD56B9">
      <w:hyperlink r:id="rId9" w:history="1">
        <w:r w:rsidRPr="00AD56B9">
          <w:rPr>
            <w:rStyle w:val="Hyperlink"/>
          </w:rPr>
          <w:t>Ageing skin</w:t>
        </w:r>
      </w:hyperlink>
      <w:r w:rsidRPr="00AD56B9">
        <w:t> droops and develops wrinkles, lines and furrows. The severity of these changes in an individual depends on genetic tendency, </w:t>
      </w:r>
      <w:hyperlink r:id="rId10" w:history="1">
        <w:r w:rsidRPr="00AD56B9">
          <w:rPr>
            <w:rStyle w:val="Hyperlink"/>
          </w:rPr>
          <w:t>skin phototype</w:t>
        </w:r>
      </w:hyperlink>
      <w:r w:rsidRPr="00AD56B9">
        <w:t> and exposure to environmental factors.</w:t>
      </w:r>
    </w:p>
    <w:p w14:paraId="26B3897F" w14:textId="77777777" w:rsidR="00AD56B9" w:rsidRPr="00AD56B9" w:rsidRDefault="00AD56B9" w:rsidP="00AD56B9">
      <w:r w:rsidRPr="00AD56B9">
        <w:t>Dermatologists and cosmetic surgeons often use Glogau's classification when describing these ageing changes.</w:t>
      </w:r>
    </w:p>
    <w:p w14:paraId="50AE81C6" w14:textId="77777777" w:rsidR="00AD56B9" w:rsidRPr="00AD56B9" w:rsidRDefault="00AD56B9" w:rsidP="00AD56B9">
      <w:pPr>
        <w:numPr>
          <w:ilvl w:val="0"/>
          <w:numId w:val="1"/>
        </w:numPr>
      </w:pPr>
      <w:r w:rsidRPr="00AD56B9">
        <w:t>Mild – Few wrinkles, requires little or no make-up for coverage</w:t>
      </w:r>
    </w:p>
    <w:p w14:paraId="51B566B4" w14:textId="77777777" w:rsidR="00AD56B9" w:rsidRPr="00AD56B9" w:rsidRDefault="00AD56B9" w:rsidP="00AD56B9">
      <w:pPr>
        <w:numPr>
          <w:ilvl w:val="0"/>
          <w:numId w:val="1"/>
        </w:numPr>
      </w:pPr>
      <w:r w:rsidRPr="00AD56B9">
        <w:t>Moderate – Early wrinkling, sallow complexion, requires little makeup</w:t>
      </w:r>
    </w:p>
    <w:p w14:paraId="3731DA69" w14:textId="77777777" w:rsidR="00AD56B9" w:rsidRPr="00AD56B9" w:rsidRDefault="00AD56B9" w:rsidP="00AD56B9">
      <w:pPr>
        <w:numPr>
          <w:ilvl w:val="0"/>
          <w:numId w:val="1"/>
        </w:numPr>
      </w:pPr>
      <w:r w:rsidRPr="00AD56B9">
        <w:t>Advanced – Persistent wrinkling, skin discolouration with broken blood vessels and </w:t>
      </w:r>
      <w:hyperlink r:id="rId11" w:history="1">
        <w:r w:rsidRPr="00AD56B9">
          <w:rPr>
            <w:rStyle w:val="Hyperlink"/>
          </w:rPr>
          <w:t>actinic keratoses</w:t>
        </w:r>
      </w:hyperlink>
      <w:r w:rsidRPr="00AD56B9">
        <w:t>, often wears make-up</w:t>
      </w:r>
    </w:p>
    <w:p w14:paraId="0E94D1E1" w14:textId="77777777" w:rsidR="00AD56B9" w:rsidRPr="00AD56B9" w:rsidRDefault="00AD56B9" w:rsidP="00AD56B9">
      <w:pPr>
        <w:numPr>
          <w:ilvl w:val="0"/>
          <w:numId w:val="1"/>
        </w:numPr>
      </w:pPr>
      <w:r w:rsidRPr="00AD56B9">
        <w:t>Severe – Severe wrinkling and furrows, actinic keratoses, often wears make-up but it may not hide the ageing changes</w:t>
      </w:r>
    </w:p>
    <w:p w14:paraId="7E444F25" w14:textId="77777777" w:rsidR="00AD56B9" w:rsidRPr="00AD56B9" w:rsidRDefault="00AD56B9" w:rsidP="00AD56B9">
      <w:r w:rsidRPr="00AD56B9">
        <w:t>The Fitzpatrick classification of facial lines refers to the degree of wrinkling around the mouth and eyes:</w:t>
      </w:r>
    </w:p>
    <w:p w14:paraId="1D9D374E" w14:textId="77777777" w:rsidR="00AD56B9" w:rsidRPr="00AD56B9" w:rsidRDefault="00AD56B9" w:rsidP="00AD56B9">
      <w:pPr>
        <w:numPr>
          <w:ilvl w:val="0"/>
          <w:numId w:val="2"/>
        </w:numPr>
      </w:pPr>
      <w:r w:rsidRPr="00AD56B9">
        <w:t>Class I: Fine wrinkles</w:t>
      </w:r>
    </w:p>
    <w:p w14:paraId="335F5E5D" w14:textId="77777777" w:rsidR="00AD56B9" w:rsidRPr="00AD56B9" w:rsidRDefault="00AD56B9" w:rsidP="00AD56B9">
      <w:pPr>
        <w:numPr>
          <w:ilvl w:val="0"/>
          <w:numId w:val="2"/>
        </w:numPr>
      </w:pPr>
      <w:r w:rsidRPr="00AD56B9">
        <w:t>Class II: Fine-to-moderately deep wrinkles and moderate number of lines</w:t>
      </w:r>
    </w:p>
    <w:p w14:paraId="6CB3E402" w14:textId="77777777" w:rsidR="00AD56B9" w:rsidRPr="00AD56B9" w:rsidRDefault="00AD56B9" w:rsidP="00AD56B9">
      <w:pPr>
        <w:numPr>
          <w:ilvl w:val="0"/>
          <w:numId w:val="2"/>
        </w:numPr>
      </w:pPr>
      <w:r w:rsidRPr="00AD56B9">
        <w:t>Class III: Fine-to-deep wrinkles, numerous lines, and possibly redundant folds</w:t>
      </w:r>
    </w:p>
    <w:p w14:paraId="4C3F12D8" w14:textId="77777777" w:rsidR="00AD56B9" w:rsidRPr="00AD56B9" w:rsidRDefault="00AD56B9" w:rsidP="00AD56B9">
      <w:pPr>
        <w:rPr>
          <w:b/>
          <w:bCs/>
        </w:rPr>
      </w:pPr>
      <w:r w:rsidRPr="00AD56B9">
        <w:rPr>
          <w:b/>
          <w:bCs/>
        </w:rPr>
        <w:t>How do facial lines and wrinkles form?</w:t>
      </w:r>
    </w:p>
    <w:p w14:paraId="2AC2B486" w14:textId="77777777" w:rsidR="00AD56B9" w:rsidRPr="00AD56B9" w:rsidRDefault="00AD56B9" w:rsidP="00AD56B9">
      <w:r w:rsidRPr="00AD56B9">
        <w:t>Facial lines and wrinkles (</w:t>
      </w:r>
      <w:proofErr w:type="spellStart"/>
      <w:r w:rsidRPr="00AD56B9">
        <w:t>rhytides</w:t>
      </w:r>
      <w:proofErr w:type="spellEnd"/>
      <w:r w:rsidRPr="00AD56B9">
        <w:t>) form because of the following factors:</w:t>
      </w:r>
    </w:p>
    <w:p w14:paraId="0A943A2C" w14:textId="77777777" w:rsidR="00AD56B9" w:rsidRPr="00AD56B9" w:rsidRDefault="00AD56B9" w:rsidP="00AD56B9">
      <w:pPr>
        <w:numPr>
          <w:ilvl w:val="0"/>
          <w:numId w:val="3"/>
        </w:numPr>
      </w:pPr>
      <w:r w:rsidRPr="00AD56B9">
        <w:t>Ageing processes</w:t>
      </w:r>
    </w:p>
    <w:p w14:paraId="73885404" w14:textId="77777777" w:rsidR="00AD56B9" w:rsidRPr="00AD56B9" w:rsidRDefault="00AD56B9" w:rsidP="00AD56B9">
      <w:pPr>
        <w:numPr>
          <w:ilvl w:val="0"/>
          <w:numId w:val="3"/>
        </w:numPr>
      </w:pPr>
      <w:r w:rsidRPr="00AD56B9">
        <w:t>Sun damage</w:t>
      </w:r>
    </w:p>
    <w:p w14:paraId="500C19D5" w14:textId="77777777" w:rsidR="00AD56B9" w:rsidRPr="00AD56B9" w:rsidRDefault="00AD56B9" w:rsidP="00AD56B9">
      <w:pPr>
        <w:numPr>
          <w:ilvl w:val="0"/>
          <w:numId w:val="3"/>
        </w:numPr>
      </w:pPr>
      <w:r w:rsidRPr="00AD56B9">
        <w:t>Muscle movement</w:t>
      </w:r>
    </w:p>
    <w:p w14:paraId="7B47EE4C" w14:textId="77777777" w:rsidR="00AD56B9" w:rsidRPr="00AD56B9" w:rsidRDefault="00AD56B9" w:rsidP="00AD56B9">
      <w:pPr>
        <w:numPr>
          <w:ilvl w:val="0"/>
          <w:numId w:val="3"/>
        </w:numPr>
      </w:pPr>
      <w:hyperlink r:id="rId12" w:history="1">
        <w:r w:rsidRPr="00AD56B9">
          <w:rPr>
            <w:rStyle w:val="Hyperlink"/>
          </w:rPr>
          <w:t>Skin tension</w:t>
        </w:r>
      </w:hyperlink>
    </w:p>
    <w:p w14:paraId="118DC55C" w14:textId="77777777" w:rsidR="00AD56B9" w:rsidRPr="00AD56B9" w:rsidRDefault="00AD56B9" w:rsidP="00AD56B9">
      <w:pPr>
        <w:numPr>
          <w:ilvl w:val="0"/>
          <w:numId w:val="3"/>
        </w:numPr>
      </w:pPr>
      <w:r w:rsidRPr="00AD56B9">
        <w:t>Gravity</w:t>
      </w:r>
    </w:p>
    <w:p w14:paraId="06D915B2" w14:textId="77777777" w:rsidR="00AD56B9" w:rsidRPr="00AD56B9" w:rsidRDefault="00AD56B9" w:rsidP="00AD56B9">
      <w:pPr>
        <w:numPr>
          <w:ilvl w:val="0"/>
          <w:numId w:val="3"/>
        </w:numPr>
      </w:pPr>
      <w:r w:rsidRPr="00AD56B9">
        <w:t>Injury</w:t>
      </w:r>
    </w:p>
    <w:p w14:paraId="5121F4C7" w14:textId="77777777" w:rsidR="00AD56B9" w:rsidRPr="00AD56B9" w:rsidRDefault="00AD56B9" w:rsidP="00AD56B9">
      <w:pPr>
        <w:numPr>
          <w:ilvl w:val="0"/>
          <w:numId w:val="3"/>
        </w:numPr>
      </w:pPr>
      <w:r w:rsidRPr="00AD56B9">
        <w:t>Surgery</w:t>
      </w:r>
    </w:p>
    <w:p w14:paraId="1EB84917" w14:textId="77777777" w:rsidR="00AD56B9" w:rsidRPr="00AD56B9" w:rsidRDefault="00AD56B9" w:rsidP="00AD56B9">
      <w:pPr>
        <w:numPr>
          <w:ilvl w:val="0"/>
          <w:numId w:val="3"/>
        </w:numPr>
      </w:pPr>
      <w:r w:rsidRPr="00AD56B9">
        <w:t>Acne</w:t>
      </w:r>
    </w:p>
    <w:p w14:paraId="1ED8C62F" w14:textId="77777777" w:rsidR="00AD56B9" w:rsidRPr="00AD56B9" w:rsidRDefault="00AD56B9" w:rsidP="00AD56B9">
      <w:pPr>
        <w:numPr>
          <w:ilvl w:val="0"/>
          <w:numId w:val="3"/>
        </w:numPr>
      </w:pPr>
      <w:r w:rsidRPr="00AD56B9">
        <w:t>Other skin diseases with a tendency to scar (</w:t>
      </w:r>
      <w:proofErr w:type="spellStart"/>
      <w:r w:rsidRPr="00AD56B9">
        <w:t>eg</w:t>
      </w:r>
      <w:proofErr w:type="spellEnd"/>
      <w:r w:rsidRPr="00AD56B9">
        <w:t>, discoid lupus erythematosus)</w:t>
      </w:r>
    </w:p>
    <w:p w14:paraId="7D37AFD8" w14:textId="77777777" w:rsidR="00AD56B9" w:rsidRPr="00AD56B9" w:rsidRDefault="00AD56B9" w:rsidP="00AD56B9">
      <w:pPr>
        <w:numPr>
          <w:ilvl w:val="0"/>
          <w:numId w:val="3"/>
        </w:numPr>
      </w:pPr>
      <w:hyperlink r:id="rId13" w:history="1">
        <w:r w:rsidRPr="00AD56B9">
          <w:rPr>
            <w:rStyle w:val="Hyperlink"/>
          </w:rPr>
          <w:t>Smoking</w:t>
        </w:r>
      </w:hyperlink>
    </w:p>
    <w:p w14:paraId="5C61E934" w14:textId="77777777" w:rsidR="00AD56B9" w:rsidRPr="00AD56B9" w:rsidRDefault="00AD56B9" w:rsidP="00AD56B9">
      <w:r w:rsidRPr="00AD56B9">
        <w:t>There is often a degree of asymmetry to the lines, as people tend to smile or frown more on one side than the other, or consistently sleep on the right or the left cheek.</w:t>
      </w:r>
    </w:p>
    <w:p w14:paraId="333C53EC" w14:textId="77777777" w:rsidR="00AD56B9" w:rsidRPr="00AD56B9" w:rsidRDefault="00AD56B9" w:rsidP="00AD56B9">
      <w:pPr>
        <w:rPr>
          <w:b/>
          <w:bCs/>
        </w:rPr>
      </w:pPr>
      <w:r w:rsidRPr="00AD56B9">
        <w:rPr>
          <w:b/>
          <w:bCs/>
        </w:rPr>
        <w:t>Fine lines</w:t>
      </w:r>
    </w:p>
    <w:p w14:paraId="2C6C4B05" w14:textId="77777777" w:rsidR="00AD56B9" w:rsidRPr="00AD56B9" w:rsidRDefault="00AD56B9" w:rsidP="00AD56B9">
      <w:r w:rsidRPr="00AD56B9">
        <w:t>Fine lines and wrinkles arise because of irregular thickening of the dermis and because of a decrease in the amount of water held by the epidermis. This is mainly caused by sun damage and exposure to environmental toxins particularly tobacco smoke.</w:t>
      </w:r>
    </w:p>
    <w:p w14:paraId="5186C0D4" w14:textId="77777777" w:rsidR="00AD56B9" w:rsidRPr="00AD56B9" w:rsidRDefault="00AD56B9" w:rsidP="00AD56B9">
      <w:pPr>
        <w:rPr>
          <w:b/>
          <w:bCs/>
        </w:rPr>
      </w:pPr>
      <w:r w:rsidRPr="00AD56B9">
        <w:rPr>
          <w:b/>
          <w:bCs/>
        </w:rPr>
        <w:t>Furrows</w:t>
      </w:r>
    </w:p>
    <w:p w14:paraId="39A05FD4" w14:textId="77777777" w:rsidR="00AD56B9" w:rsidRPr="00AD56B9" w:rsidRDefault="00AD56B9" w:rsidP="00AD56B9">
      <w:r w:rsidRPr="00AD56B9">
        <w:t>Deeper lines or furrows are classified as dynamic or static. Dynamic lines appear with movement i.e. the activity of facial muscles. Static lines are unchanged with muscle movement. Eventually, dynamic lines become static.</w:t>
      </w:r>
    </w:p>
    <w:p w14:paraId="5889278C" w14:textId="77777777" w:rsidR="00AD56B9" w:rsidRPr="00AD56B9" w:rsidRDefault="00AD56B9" w:rsidP="00AD56B9">
      <w:pPr>
        <w:numPr>
          <w:ilvl w:val="0"/>
          <w:numId w:val="4"/>
        </w:numPr>
      </w:pPr>
      <w:r w:rsidRPr="00AD56B9">
        <w:t>Crow's feet around the eyes are due to smiling and activity of the eyelid muscles (orbicularis oculi).</w:t>
      </w:r>
    </w:p>
    <w:p w14:paraId="20BF1667" w14:textId="77777777" w:rsidR="00AD56B9" w:rsidRPr="00AD56B9" w:rsidRDefault="00AD56B9" w:rsidP="00AD56B9">
      <w:pPr>
        <w:numPr>
          <w:ilvl w:val="0"/>
          <w:numId w:val="4"/>
        </w:numPr>
      </w:pPr>
      <w:r w:rsidRPr="00AD56B9">
        <w:t>Worry lines on the forehead are due to contraction of the frontalis muscle when raising the eyebrows</w:t>
      </w:r>
    </w:p>
    <w:p w14:paraId="5DCB4083" w14:textId="77777777" w:rsidR="00AD56B9" w:rsidRPr="00AD56B9" w:rsidRDefault="00AD56B9" w:rsidP="00AD56B9">
      <w:pPr>
        <w:numPr>
          <w:ilvl w:val="0"/>
          <w:numId w:val="4"/>
        </w:numPr>
      </w:pPr>
      <w:r w:rsidRPr="00AD56B9">
        <w:t xml:space="preserve">Frown lines between the eyebrows are due to contraction of corrugator </w:t>
      </w:r>
      <w:proofErr w:type="spellStart"/>
      <w:r w:rsidRPr="00AD56B9">
        <w:t>supercilii</w:t>
      </w:r>
      <w:proofErr w:type="spellEnd"/>
      <w:r w:rsidRPr="00AD56B9">
        <w:t xml:space="preserve"> muscles and procerus muscle when concentrating or angry</w:t>
      </w:r>
    </w:p>
    <w:p w14:paraId="5976CC49" w14:textId="77777777" w:rsidR="00AD56B9" w:rsidRPr="00AD56B9" w:rsidRDefault="00AD56B9" w:rsidP="00AD56B9">
      <w:pPr>
        <w:rPr>
          <w:b/>
          <w:bCs/>
        </w:rPr>
      </w:pPr>
      <w:r w:rsidRPr="00AD56B9">
        <w:rPr>
          <w:b/>
          <w:bCs/>
        </w:rPr>
        <w:t>Sags and bags</w:t>
      </w:r>
    </w:p>
    <w:p w14:paraId="3D87FF89" w14:textId="77777777" w:rsidR="00AD56B9" w:rsidRPr="00AD56B9" w:rsidRDefault="00AD56B9" w:rsidP="00AD56B9">
      <w:r w:rsidRPr="00AD56B9">
        <w:t>Skin laxity or drooping is caused by several factors:</w:t>
      </w:r>
    </w:p>
    <w:p w14:paraId="2562FDA4" w14:textId="77777777" w:rsidR="00AD56B9" w:rsidRPr="00AD56B9" w:rsidRDefault="00AD56B9" w:rsidP="00AD56B9">
      <w:pPr>
        <w:numPr>
          <w:ilvl w:val="0"/>
          <w:numId w:val="5"/>
        </w:numPr>
      </w:pPr>
      <w:r w:rsidRPr="00AD56B9">
        <w:t>A reduction of the fat cells under the skin (subcutaneous tissue)</w:t>
      </w:r>
    </w:p>
    <w:p w14:paraId="61A9525F" w14:textId="77777777" w:rsidR="00AD56B9" w:rsidRPr="00AD56B9" w:rsidRDefault="00AD56B9" w:rsidP="00AD56B9">
      <w:pPr>
        <w:numPr>
          <w:ilvl w:val="0"/>
          <w:numId w:val="5"/>
        </w:numPr>
      </w:pPr>
      <w:r w:rsidRPr="00AD56B9">
        <w:t>Loss of collagen and elastin fibres in the dermis reducing cutaneous strength and elasticity</w:t>
      </w:r>
    </w:p>
    <w:p w14:paraId="37C9DF87" w14:textId="77777777" w:rsidR="00AD56B9" w:rsidRPr="00AD56B9" w:rsidRDefault="00AD56B9" w:rsidP="00AD56B9">
      <w:pPr>
        <w:numPr>
          <w:ilvl w:val="0"/>
          <w:numId w:val="5"/>
        </w:numPr>
      </w:pPr>
      <w:r w:rsidRPr="00AD56B9">
        <w:t>Gravity, which allows the lax tissue to sag</w:t>
      </w:r>
    </w:p>
    <w:p w14:paraId="56910FCA" w14:textId="77777777" w:rsidR="00AD56B9" w:rsidRPr="00AD56B9" w:rsidRDefault="00AD56B9" w:rsidP="00AD56B9">
      <w:r w:rsidRPr="00AD56B9">
        <w:t>The result is:</w:t>
      </w:r>
    </w:p>
    <w:p w14:paraId="161798BE" w14:textId="77777777" w:rsidR="00AD56B9" w:rsidRPr="00AD56B9" w:rsidRDefault="00AD56B9" w:rsidP="00AD56B9">
      <w:pPr>
        <w:numPr>
          <w:ilvl w:val="0"/>
          <w:numId w:val="6"/>
        </w:numPr>
      </w:pPr>
      <w:r w:rsidRPr="00AD56B9">
        <w:t>Brow ptosis (the forehead sags so the eyebrows drop over the eyelids, which then feel heavy)</w:t>
      </w:r>
    </w:p>
    <w:p w14:paraId="224B7B21" w14:textId="77777777" w:rsidR="00AD56B9" w:rsidRPr="00AD56B9" w:rsidRDefault="00AD56B9" w:rsidP="00AD56B9">
      <w:pPr>
        <w:numPr>
          <w:ilvl w:val="0"/>
          <w:numId w:val="6"/>
        </w:numPr>
      </w:pPr>
      <w:r w:rsidRPr="00AD56B9">
        <w:t>Eyelid ptosis (the upper eyelid drops, sometimes obscuring the pupil)</w:t>
      </w:r>
    </w:p>
    <w:p w14:paraId="44BF6D1E" w14:textId="77777777" w:rsidR="00AD56B9" w:rsidRPr="00AD56B9" w:rsidRDefault="00AD56B9" w:rsidP="00AD56B9">
      <w:pPr>
        <w:numPr>
          <w:ilvl w:val="0"/>
          <w:numId w:val="6"/>
        </w:numPr>
      </w:pPr>
      <w:r w:rsidRPr="00AD56B9">
        <w:t>Baggy upper and lower eyelids</w:t>
      </w:r>
    </w:p>
    <w:p w14:paraId="7EC9E05A" w14:textId="77777777" w:rsidR="00AD56B9" w:rsidRPr="00AD56B9" w:rsidRDefault="00AD56B9" w:rsidP="00AD56B9">
      <w:pPr>
        <w:numPr>
          <w:ilvl w:val="0"/>
          <w:numId w:val="6"/>
        </w:numPr>
      </w:pPr>
      <w:r w:rsidRPr="00AD56B9">
        <w:t>Sagging lower eyelids, revealing the reddened mucosal surface (ectropion)</w:t>
      </w:r>
    </w:p>
    <w:p w14:paraId="21B0CF56" w14:textId="77777777" w:rsidR="00AD56B9" w:rsidRPr="00AD56B9" w:rsidRDefault="00AD56B9" w:rsidP="00AD56B9">
      <w:pPr>
        <w:numPr>
          <w:ilvl w:val="0"/>
          <w:numId w:val="6"/>
        </w:numPr>
      </w:pPr>
      <w:r w:rsidRPr="00AD56B9">
        <w:t>Hollow look to the eyes</w:t>
      </w:r>
    </w:p>
    <w:p w14:paraId="170EECCA" w14:textId="77777777" w:rsidR="00AD56B9" w:rsidRPr="00AD56B9" w:rsidRDefault="00AD56B9" w:rsidP="00AD56B9">
      <w:pPr>
        <w:numPr>
          <w:ilvl w:val="0"/>
          <w:numId w:val="6"/>
        </w:numPr>
      </w:pPr>
      <w:r w:rsidRPr="00AD56B9">
        <w:t>Tired-looking eyes with a prominent groove beside the nose (tear-trough deformity)</w:t>
      </w:r>
    </w:p>
    <w:p w14:paraId="329EACFE" w14:textId="77777777" w:rsidR="00AD56B9" w:rsidRPr="00AD56B9" w:rsidRDefault="00AD56B9" w:rsidP="00AD56B9">
      <w:pPr>
        <w:numPr>
          <w:ilvl w:val="0"/>
          <w:numId w:val="6"/>
        </w:numPr>
      </w:pPr>
      <w:r w:rsidRPr="00AD56B9">
        <w:t>Jowls (loss of jawline)</w:t>
      </w:r>
    </w:p>
    <w:p w14:paraId="0C5F5B2D" w14:textId="77777777" w:rsidR="00AD56B9" w:rsidRPr="00AD56B9" w:rsidRDefault="00AD56B9" w:rsidP="00AD56B9">
      <w:pPr>
        <w:numPr>
          <w:ilvl w:val="0"/>
          <w:numId w:val="6"/>
        </w:numPr>
      </w:pPr>
      <w:r w:rsidRPr="00AD56B9">
        <w:t>Loss of neckline</w:t>
      </w:r>
    </w:p>
    <w:p w14:paraId="41398B17" w14:textId="77777777" w:rsidR="00AD56B9" w:rsidRPr="00AD56B9" w:rsidRDefault="00AD56B9" w:rsidP="00AD56B9">
      <w:pPr>
        <w:numPr>
          <w:ilvl w:val="0"/>
          <w:numId w:val="6"/>
        </w:numPr>
      </w:pPr>
      <w:r w:rsidRPr="00AD56B9">
        <w:t>Elongated earlobes</w:t>
      </w:r>
    </w:p>
    <w:p w14:paraId="5799BE9B" w14:textId="77777777" w:rsidR="00AD56B9" w:rsidRPr="00AD56B9" w:rsidRDefault="00AD56B9" w:rsidP="00AD56B9">
      <w:pPr>
        <w:numPr>
          <w:ilvl w:val="0"/>
          <w:numId w:val="6"/>
        </w:numPr>
      </w:pPr>
      <w:r w:rsidRPr="00AD56B9">
        <w:t>Dropping of the tip of the nose</w:t>
      </w:r>
    </w:p>
    <w:p w14:paraId="40322490" w14:textId="77777777" w:rsidR="00AD56B9" w:rsidRPr="00AD56B9" w:rsidRDefault="00AD56B9" w:rsidP="00AD56B9">
      <w:pPr>
        <w:numPr>
          <w:ilvl w:val="0"/>
          <w:numId w:val="6"/>
        </w:numPr>
      </w:pPr>
      <w:r w:rsidRPr="00AD56B9">
        <w:lastRenderedPageBreak/>
        <w:t>Thinning of the upper lip</w:t>
      </w:r>
    </w:p>
    <w:p w14:paraId="5EB18380" w14:textId="77777777" w:rsidR="00AD56B9" w:rsidRPr="00AD56B9" w:rsidRDefault="00AD56B9" w:rsidP="00AD56B9">
      <w:pPr>
        <w:rPr>
          <w:b/>
          <w:bCs/>
        </w:rPr>
      </w:pPr>
      <w:r w:rsidRPr="00AD56B9">
        <w:rPr>
          <w:b/>
          <w:bCs/>
        </w:rPr>
        <w:t>What treatment is available?</w:t>
      </w:r>
    </w:p>
    <w:p w14:paraId="5B0EA183" w14:textId="77777777" w:rsidR="00AD56B9" w:rsidRPr="00AD56B9" w:rsidRDefault="00AD56B9" w:rsidP="00AD56B9">
      <w:r w:rsidRPr="00AD56B9">
        <w:t>Remarkable changes in facial appearance can be obtained, giving a younger appearance and improving complexion. Often combinations of different cosmetic procedures are required for the best results.</w:t>
      </w:r>
    </w:p>
    <w:p w14:paraId="5B56FA87" w14:textId="77777777" w:rsidR="00AD56B9" w:rsidRPr="00AD56B9" w:rsidRDefault="00AD56B9" w:rsidP="00AD56B9">
      <w:r w:rsidRPr="00AD56B9">
        <w:t>It is most important to </w:t>
      </w:r>
      <w:hyperlink r:id="rId14" w:history="1">
        <w:r w:rsidRPr="00AD56B9">
          <w:rPr>
            <w:rStyle w:val="Hyperlink"/>
          </w:rPr>
          <w:t>protect the skin</w:t>
        </w:r>
      </w:hyperlink>
      <w:r w:rsidRPr="00AD56B9">
        <w:t> from the sun life-long using </w:t>
      </w:r>
      <w:hyperlink r:id="rId15" w:history="1">
        <w:r w:rsidRPr="00AD56B9">
          <w:rPr>
            <w:rStyle w:val="Hyperlink"/>
          </w:rPr>
          <w:t>sunscreens</w:t>
        </w:r>
      </w:hyperlink>
      <w:r w:rsidRPr="00AD56B9">
        <w:t> on exposed areas daily and to avoid smoking and exposure to second-hand smoke or other pollutants.</w:t>
      </w:r>
    </w:p>
    <w:p w14:paraId="32D5E203" w14:textId="77777777" w:rsidR="00AD56B9" w:rsidRPr="00AD56B9" w:rsidRDefault="00AD56B9" w:rsidP="00AD56B9">
      <w:pPr>
        <w:rPr>
          <w:b/>
          <w:bCs/>
        </w:rPr>
      </w:pPr>
      <w:r w:rsidRPr="00AD56B9">
        <w:rPr>
          <w:b/>
          <w:bCs/>
        </w:rPr>
        <w:t>Moisturisers</w:t>
      </w:r>
    </w:p>
    <w:p w14:paraId="524C662E" w14:textId="77777777" w:rsidR="00AD56B9" w:rsidRPr="00AD56B9" w:rsidRDefault="00AD56B9" w:rsidP="00AD56B9">
      <w:r w:rsidRPr="00AD56B9">
        <w:t>Ageing skin feels and looks better when </w:t>
      </w:r>
      <w:hyperlink r:id="rId16" w:history="1">
        <w:r w:rsidRPr="00AD56B9">
          <w:rPr>
            <w:rStyle w:val="Hyperlink"/>
          </w:rPr>
          <w:t>moisturisers</w:t>
        </w:r>
      </w:hyperlink>
      <w:r w:rsidRPr="00AD56B9">
        <w:t> are applied regularly. These improve the water-holding capacity of the skin. Choose one that feels nice to apply, doesn't sting or burn or provoke acne.</w:t>
      </w:r>
    </w:p>
    <w:p w14:paraId="57F8CB6D" w14:textId="77777777" w:rsidR="00AD56B9" w:rsidRPr="00AD56B9" w:rsidRDefault="00AD56B9" w:rsidP="00AD56B9">
      <w:pPr>
        <w:numPr>
          <w:ilvl w:val="0"/>
          <w:numId w:val="7"/>
        </w:numPr>
      </w:pPr>
      <w:r w:rsidRPr="00AD56B9">
        <w:t>Use tepid or warm tap water and a </w:t>
      </w:r>
      <w:hyperlink r:id="rId17" w:history="1">
        <w:r w:rsidRPr="00AD56B9">
          <w:rPr>
            <w:rStyle w:val="Hyperlink"/>
          </w:rPr>
          <w:t>non-soap cleanser</w:t>
        </w:r>
      </w:hyperlink>
      <w:r w:rsidRPr="00AD56B9">
        <w:t> to wash your face twice daily.</w:t>
      </w:r>
    </w:p>
    <w:p w14:paraId="7EA0F0D5" w14:textId="77777777" w:rsidR="00AD56B9" w:rsidRPr="00AD56B9" w:rsidRDefault="00AD56B9" w:rsidP="00AD56B9">
      <w:pPr>
        <w:numPr>
          <w:ilvl w:val="0"/>
          <w:numId w:val="7"/>
        </w:numPr>
      </w:pPr>
      <w:r w:rsidRPr="00AD56B9">
        <w:t>If you will be outdoors even briefly, include UV-protection as part of your morning regime.</w:t>
      </w:r>
    </w:p>
    <w:p w14:paraId="7F440C38" w14:textId="77777777" w:rsidR="00AD56B9" w:rsidRPr="00AD56B9" w:rsidRDefault="00AD56B9" w:rsidP="00AD56B9">
      <w:pPr>
        <w:rPr>
          <w:b/>
          <w:bCs/>
        </w:rPr>
      </w:pPr>
      <w:r w:rsidRPr="00AD56B9">
        <w:rPr>
          <w:b/>
          <w:bCs/>
        </w:rPr>
        <w:t>Anti-ageing formulas</w:t>
      </w:r>
    </w:p>
    <w:p w14:paraId="7095AF76" w14:textId="77777777" w:rsidR="00AD56B9" w:rsidRPr="00AD56B9" w:rsidRDefault="00AD56B9" w:rsidP="00AD56B9">
      <w:r w:rsidRPr="00AD56B9">
        <w:t>Many face creams may include so-called anti-ageing ingredients. These may include anti-oxidants and/or exfoliants including:</w:t>
      </w:r>
    </w:p>
    <w:p w14:paraId="39792A18" w14:textId="77777777" w:rsidR="00AD56B9" w:rsidRPr="00AD56B9" w:rsidRDefault="00AD56B9" w:rsidP="00AD56B9">
      <w:pPr>
        <w:numPr>
          <w:ilvl w:val="0"/>
          <w:numId w:val="8"/>
        </w:numPr>
      </w:pPr>
      <w:hyperlink r:id="rId18" w:history="1">
        <w:r w:rsidRPr="00AD56B9">
          <w:rPr>
            <w:rStyle w:val="Hyperlink"/>
          </w:rPr>
          <w:t>Topical retinoids</w:t>
        </w:r>
      </w:hyperlink>
    </w:p>
    <w:p w14:paraId="7850A7AB" w14:textId="77777777" w:rsidR="00AD56B9" w:rsidRPr="00AD56B9" w:rsidRDefault="00AD56B9" w:rsidP="00AD56B9">
      <w:pPr>
        <w:numPr>
          <w:ilvl w:val="0"/>
          <w:numId w:val="8"/>
        </w:numPr>
      </w:pPr>
      <w:hyperlink r:id="rId19" w:history="1">
        <w:r w:rsidRPr="00AD56B9">
          <w:rPr>
            <w:rStyle w:val="Hyperlink"/>
          </w:rPr>
          <w:t>Vitamin c</w:t>
        </w:r>
      </w:hyperlink>
    </w:p>
    <w:p w14:paraId="493D39DD" w14:textId="77777777" w:rsidR="00AD56B9" w:rsidRPr="00AD56B9" w:rsidRDefault="00AD56B9" w:rsidP="00AD56B9">
      <w:pPr>
        <w:numPr>
          <w:ilvl w:val="0"/>
          <w:numId w:val="8"/>
        </w:numPr>
      </w:pPr>
      <w:hyperlink r:id="rId20" w:history="1">
        <w:r w:rsidRPr="00AD56B9">
          <w:rPr>
            <w:rStyle w:val="Hyperlink"/>
          </w:rPr>
          <w:t>Alpha hydroxy acids</w:t>
        </w:r>
      </w:hyperlink>
    </w:p>
    <w:p w14:paraId="4CE1BF1B" w14:textId="77777777" w:rsidR="00AD56B9" w:rsidRPr="00AD56B9" w:rsidRDefault="00AD56B9" w:rsidP="00AD56B9">
      <w:pPr>
        <w:numPr>
          <w:ilvl w:val="0"/>
          <w:numId w:val="8"/>
        </w:numPr>
      </w:pPr>
      <w:r w:rsidRPr="00AD56B9">
        <w:t>Polypeptides</w:t>
      </w:r>
    </w:p>
    <w:p w14:paraId="0B6D5743" w14:textId="77777777" w:rsidR="00AD56B9" w:rsidRPr="00AD56B9" w:rsidRDefault="00AD56B9" w:rsidP="00AD56B9">
      <w:pPr>
        <w:numPr>
          <w:ilvl w:val="0"/>
          <w:numId w:val="8"/>
        </w:numPr>
      </w:pPr>
      <w:r w:rsidRPr="00AD56B9">
        <w:t>Various plant extracts</w:t>
      </w:r>
    </w:p>
    <w:p w14:paraId="7CB960C1" w14:textId="77777777" w:rsidR="00AD56B9" w:rsidRPr="00AD56B9" w:rsidRDefault="00AD56B9" w:rsidP="00AD56B9">
      <w:r w:rsidRPr="00AD56B9">
        <w:t>With the exception of the topical retinoids, the effectiveness of many of these anti-ageing ingredients is unproven.</w:t>
      </w:r>
    </w:p>
    <w:p w14:paraId="6EC1CDE3" w14:textId="77777777" w:rsidR="00AD56B9" w:rsidRPr="00AD56B9" w:rsidRDefault="00AD56B9" w:rsidP="00AD56B9">
      <w:pPr>
        <w:rPr>
          <w:b/>
          <w:bCs/>
        </w:rPr>
      </w:pPr>
      <w:r w:rsidRPr="00AD56B9">
        <w:rPr>
          <w:b/>
          <w:bCs/>
        </w:rPr>
        <w:t>Resurfacing</w:t>
      </w:r>
    </w:p>
    <w:p w14:paraId="1C046E62" w14:textId="77777777" w:rsidR="00AD56B9" w:rsidRPr="00AD56B9" w:rsidRDefault="00AD56B9" w:rsidP="00AD56B9">
      <w:r w:rsidRPr="00AD56B9">
        <w:t>Resurfacing refers to various techniques in which the top layers of the epidermis are peeled off using chemical or mechanical means. Peels may even out pigmentation and improve skin texture. They can improve fine lines and static furrows but have no effect on dynamic lines.</w:t>
      </w:r>
    </w:p>
    <w:p w14:paraId="710B753F" w14:textId="77777777" w:rsidR="00AD56B9" w:rsidRPr="00AD56B9" w:rsidRDefault="00AD56B9" w:rsidP="00AD56B9">
      <w:pPr>
        <w:numPr>
          <w:ilvl w:val="0"/>
          <w:numId w:val="9"/>
        </w:numPr>
      </w:pPr>
      <w:r w:rsidRPr="00AD56B9">
        <w:t>Superficial and medium-depth </w:t>
      </w:r>
      <w:hyperlink r:id="rId21" w:history="1">
        <w:r w:rsidRPr="00AD56B9">
          <w:rPr>
            <w:rStyle w:val="Hyperlink"/>
          </w:rPr>
          <w:t>chemical peels</w:t>
        </w:r>
      </w:hyperlink>
    </w:p>
    <w:p w14:paraId="5F9DF54F" w14:textId="77777777" w:rsidR="00AD56B9" w:rsidRPr="00AD56B9" w:rsidRDefault="00AD56B9" w:rsidP="00AD56B9">
      <w:pPr>
        <w:numPr>
          <w:ilvl w:val="0"/>
          <w:numId w:val="9"/>
        </w:numPr>
      </w:pPr>
      <w:hyperlink r:id="rId22" w:history="1">
        <w:r w:rsidRPr="00AD56B9">
          <w:rPr>
            <w:rStyle w:val="Hyperlink"/>
          </w:rPr>
          <w:t>Dermabrasion and microdermabrasion</w:t>
        </w:r>
      </w:hyperlink>
    </w:p>
    <w:p w14:paraId="49D8C89E" w14:textId="77777777" w:rsidR="00AD56B9" w:rsidRPr="00AD56B9" w:rsidRDefault="00AD56B9" w:rsidP="00AD56B9">
      <w:pPr>
        <w:numPr>
          <w:ilvl w:val="0"/>
          <w:numId w:val="9"/>
        </w:numPr>
      </w:pPr>
      <w:proofErr w:type="spellStart"/>
      <w:proofErr w:type="gramStart"/>
      <w:r w:rsidRPr="00AD56B9">
        <w:t>Neodynium:YAG</w:t>
      </w:r>
      <w:proofErr w:type="spellEnd"/>
      <w:proofErr w:type="gramEnd"/>
      <w:r w:rsidRPr="00AD56B9">
        <w:t xml:space="preserve"> or carbon dioxide </w:t>
      </w:r>
      <w:hyperlink r:id="rId23" w:history="1">
        <w:r w:rsidRPr="00AD56B9">
          <w:rPr>
            <w:rStyle w:val="Hyperlink"/>
          </w:rPr>
          <w:t>laser resurfacing</w:t>
        </w:r>
      </w:hyperlink>
    </w:p>
    <w:p w14:paraId="1C9524FA" w14:textId="77777777" w:rsidR="00AD56B9" w:rsidRPr="00AD56B9" w:rsidRDefault="00AD56B9" w:rsidP="00AD56B9">
      <w:pPr>
        <w:numPr>
          <w:ilvl w:val="0"/>
          <w:numId w:val="9"/>
        </w:numPr>
      </w:pPr>
      <w:r w:rsidRPr="00AD56B9">
        <w:t>Non-ablative laser, </w:t>
      </w:r>
      <w:hyperlink r:id="rId24" w:history="1">
        <w:r w:rsidRPr="00AD56B9">
          <w:rPr>
            <w:rStyle w:val="Hyperlink"/>
          </w:rPr>
          <w:t>intense pulsed light</w:t>
        </w:r>
      </w:hyperlink>
      <w:r w:rsidRPr="00AD56B9">
        <w:t> or thermal resurfacing including </w:t>
      </w:r>
      <w:proofErr w:type="spellStart"/>
      <w:r w:rsidRPr="00AD56B9">
        <w:fldChar w:fldCharType="begin"/>
      </w:r>
      <w:r w:rsidRPr="00AD56B9">
        <w:instrText>HYPERLINK "https://dermnetnz.org/topics/radiothermoplasty-and-thermage"</w:instrText>
      </w:r>
      <w:r w:rsidRPr="00AD56B9">
        <w:fldChar w:fldCharType="separate"/>
      </w:r>
      <w:r w:rsidRPr="00AD56B9">
        <w:rPr>
          <w:rStyle w:val="Hyperlink"/>
        </w:rPr>
        <w:t>thermage</w:t>
      </w:r>
      <w:proofErr w:type="spellEnd"/>
      <w:r w:rsidRPr="00AD56B9">
        <w:fldChar w:fldCharType="end"/>
      </w:r>
    </w:p>
    <w:p w14:paraId="20B83A8D" w14:textId="77777777" w:rsidR="00AD56B9" w:rsidRPr="00AD56B9" w:rsidRDefault="00AD56B9" w:rsidP="00AD56B9">
      <w:pPr>
        <w:rPr>
          <w:b/>
          <w:bCs/>
        </w:rPr>
      </w:pPr>
      <w:r w:rsidRPr="00AD56B9">
        <w:rPr>
          <w:b/>
          <w:bCs/>
        </w:rPr>
        <w:t>Implantation</w:t>
      </w:r>
    </w:p>
    <w:p w14:paraId="56AB01BF" w14:textId="77777777" w:rsidR="00AD56B9" w:rsidRPr="00AD56B9" w:rsidRDefault="00AD56B9" w:rsidP="00AD56B9">
      <w:r w:rsidRPr="00AD56B9">
        <w:t>Individual lines and furrows can be lifted up with </w:t>
      </w:r>
      <w:hyperlink r:id="rId25" w:history="1">
        <w:r w:rsidRPr="00AD56B9">
          <w:rPr>
            <w:rStyle w:val="Hyperlink"/>
          </w:rPr>
          <w:t>implants</w:t>
        </w:r>
      </w:hyperlink>
      <w:r w:rsidRPr="00AD56B9">
        <w:t>, i.e. temporary or permanent fillers or grafts. They can also be used to improve the appearance of a thinning lip.</w:t>
      </w:r>
    </w:p>
    <w:p w14:paraId="796EE402" w14:textId="77777777" w:rsidR="00AD56B9" w:rsidRPr="00AD56B9" w:rsidRDefault="00AD56B9" w:rsidP="00AD56B9">
      <w:pPr>
        <w:rPr>
          <w:b/>
          <w:bCs/>
        </w:rPr>
      </w:pPr>
      <w:r w:rsidRPr="00AD56B9">
        <w:rPr>
          <w:b/>
          <w:bCs/>
        </w:rPr>
        <w:lastRenderedPageBreak/>
        <w:t>Botulinum toxin</w:t>
      </w:r>
    </w:p>
    <w:p w14:paraId="2E2E28F3" w14:textId="77777777" w:rsidR="00AD56B9" w:rsidRPr="00AD56B9" w:rsidRDefault="00AD56B9" w:rsidP="00AD56B9">
      <w:hyperlink r:id="rId26" w:history="1">
        <w:r w:rsidRPr="00AD56B9">
          <w:rPr>
            <w:rStyle w:val="Hyperlink"/>
          </w:rPr>
          <w:t>Botulinum toxin</w:t>
        </w:r>
      </w:hyperlink>
      <w:r w:rsidRPr="00AD56B9">
        <w:t> is most useful for dynamic lines. It can be used to paralyse the muscles that are responsible for frown lines, crow's feet and forehead lines. It can also be used to change the shape of the eyebrows and to soften so-called smoker's lines around the lips, among other uses.</w:t>
      </w:r>
    </w:p>
    <w:p w14:paraId="3BE5AE72" w14:textId="77777777" w:rsidR="00AD56B9" w:rsidRPr="00AD56B9" w:rsidRDefault="00AD56B9" w:rsidP="00AD56B9">
      <w:pPr>
        <w:rPr>
          <w:b/>
          <w:bCs/>
        </w:rPr>
      </w:pPr>
      <w:r w:rsidRPr="00AD56B9">
        <w:rPr>
          <w:b/>
          <w:bCs/>
        </w:rPr>
        <w:t>Cosmetic surgery</w:t>
      </w:r>
    </w:p>
    <w:p w14:paraId="75621FC8" w14:textId="77777777" w:rsidR="00AD56B9" w:rsidRPr="00AD56B9" w:rsidRDefault="00AD56B9" w:rsidP="00AD56B9">
      <w:r w:rsidRPr="00AD56B9">
        <w:t>Cosmetic facial surgery involves repositioning facial tissues (rhytidectomy) and altering the structure of the sagging tissues.</w:t>
      </w:r>
    </w:p>
    <w:p w14:paraId="506A29BA" w14:textId="77777777" w:rsidR="00AD56B9" w:rsidRPr="00AD56B9" w:rsidRDefault="00AD56B9" w:rsidP="00AD56B9">
      <w:pPr>
        <w:numPr>
          <w:ilvl w:val="0"/>
          <w:numId w:val="10"/>
        </w:numPr>
      </w:pPr>
      <w:r w:rsidRPr="00AD56B9">
        <w:t>A facelift or mid-facelift remove excessive skin and tighten underlying muscles of the lower two-thirds of the face (cheek and neck).</w:t>
      </w:r>
    </w:p>
    <w:p w14:paraId="13CF97F8" w14:textId="77777777" w:rsidR="00AD56B9" w:rsidRPr="00AD56B9" w:rsidRDefault="00AD56B9" w:rsidP="00AD56B9">
      <w:pPr>
        <w:numPr>
          <w:ilvl w:val="0"/>
          <w:numId w:val="10"/>
        </w:numPr>
      </w:pPr>
      <w:r w:rsidRPr="00AD56B9">
        <w:t>A forehead or brow lift and mid-temporal lift reduce static lines and lift up drooping eyebrows.</w:t>
      </w:r>
    </w:p>
    <w:p w14:paraId="1E05BEF1" w14:textId="77777777" w:rsidR="00AD56B9" w:rsidRPr="00AD56B9" w:rsidRDefault="00AD56B9" w:rsidP="00AD56B9">
      <w:pPr>
        <w:numPr>
          <w:ilvl w:val="0"/>
          <w:numId w:val="10"/>
        </w:numPr>
      </w:pPr>
      <w:r w:rsidRPr="00AD56B9">
        <w:t>Rhinoplasty may lift up the tip of the nose, reshape it or thin out excessive tissue due to rhinophyma</w:t>
      </w:r>
    </w:p>
    <w:p w14:paraId="5D7ADFB7" w14:textId="77777777" w:rsidR="00AD56B9" w:rsidRPr="00AD56B9" w:rsidRDefault="00AD56B9" w:rsidP="00AD56B9">
      <w:pPr>
        <w:numPr>
          <w:ilvl w:val="0"/>
          <w:numId w:val="10"/>
        </w:numPr>
      </w:pPr>
      <w:r w:rsidRPr="00AD56B9">
        <w:t>Upper and/or lower blepharoplasty removes redundant skin and fat pads from the eyelids.</w:t>
      </w:r>
    </w:p>
    <w:p w14:paraId="4DE56A36" w14:textId="77777777" w:rsidR="00AD56B9" w:rsidRPr="00AD56B9" w:rsidRDefault="00AD56B9" w:rsidP="00AD56B9">
      <w:pPr>
        <w:numPr>
          <w:ilvl w:val="0"/>
          <w:numId w:val="10"/>
        </w:numPr>
      </w:pPr>
      <w:r w:rsidRPr="00AD56B9">
        <w:t xml:space="preserve">Correction of </w:t>
      </w:r>
      <w:proofErr w:type="spellStart"/>
      <w:r w:rsidRPr="00AD56B9">
        <w:t>platysmal</w:t>
      </w:r>
      <w:proofErr w:type="spellEnd"/>
      <w:r w:rsidRPr="00AD56B9">
        <w:t xml:space="preserve"> bands in the neck by an open plication technique improves the appearance of a sagging neck.</w:t>
      </w:r>
    </w:p>
    <w:p w14:paraId="752887AF" w14:textId="77777777" w:rsidR="00AD56B9" w:rsidRPr="00AD56B9" w:rsidRDefault="00AD56B9" w:rsidP="00AD56B9">
      <w:pPr>
        <w:rPr>
          <w:lang w:val="en"/>
        </w:rPr>
      </w:pPr>
      <w:proofErr w:type="spellStart"/>
      <w:r w:rsidRPr="00AD56B9">
        <w:rPr>
          <w:lang w:val="en"/>
        </w:rPr>
        <w:t>PlayNext</w:t>
      </w:r>
      <w:proofErr w:type="spellEnd"/>
    </w:p>
    <w:p w14:paraId="2EEA3E42" w14:textId="77777777" w:rsidR="00AD56B9" w:rsidRPr="00AD56B9" w:rsidRDefault="00AD56B9" w:rsidP="00AD56B9">
      <w:pPr>
        <w:rPr>
          <w:lang w:val="en"/>
        </w:rPr>
      </w:pPr>
      <w:r w:rsidRPr="00AD56B9">
        <w:rPr>
          <w:lang w:val="en"/>
        </w:rPr>
        <w:t>Mute</w:t>
      </w:r>
    </w:p>
    <w:p w14:paraId="6B634337" w14:textId="77777777" w:rsidR="00AD56B9" w:rsidRPr="00AD56B9" w:rsidRDefault="00AD56B9" w:rsidP="00AD56B9">
      <w:pPr>
        <w:rPr>
          <w:lang w:val="en"/>
        </w:rPr>
      </w:pPr>
      <w:r w:rsidRPr="00AD56B9">
        <w:rPr>
          <w:lang w:val="en"/>
        </w:rPr>
        <w:t>Current Time 0:02</w:t>
      </w:r>
    </w:p>
    <w:p w14:paraId="5A167BA2" w14:textId="77777777" w:rsidR="00AD56B9" w:rsidRPr="00AD56B9" w:rsidRDefault="00AD56B9" w:rsidP="00AD56B9">
      <w:pPr>
        <w:rPr>
          <w:lang w:val="en"/>
        </w:rPr>
      </w:pPr>
      <w:r w:rsidRPr="00AD56B9">
        <w:rPr>
          <w:lang w:val="en"/>
        </w:rPr>
        <w:t>/</w:t>
      </w:r>
    </w:p>
    <w:p w14:paraId="2B91C9FF" w14:textId="77777777" w:rsidR="00AD56B9" w:rsidRPr="00AD56B9" w:rsidRDefault="00AD56B9" w:rsidP="00AD56B9">
      <w:pPr>
        <w:rPr>
          <w:lang w:val="en"/>
        </w:rPr>
      </w:pPr>
      <w:r w:rsidRPr="00AD56B9">
        <w:rPr>
          <w:lang w:val="en"/>
        </w:rPr>
        <w:t>Duration 5:14</w:t>
      </w:r>
    </w:p>
    <w:p w14:paraId="12FF14CE" w14:textId="77777777" w:rsidR="00AD56B9" w:rsidRPr="00AD56B9" w:rsidRDefault="00AD56B9" w:rsidP="00AD56B9">
      <w:pPr>
        <w:rPr>
          <w:lang w:val="en"/>
        </w:rPr>
      </w:pPr>
      <w:r w:rsidRPr="00AD56B9">
        <w:rPr>
          <w:lang w:val="en"/>
        </w:rPr>
        <w:t>Fullscreen</w:t>
      </w:r>
    </w:p>
    <w:p w14:paraId="5ECDDC28" w14:textId="77777777" w:rsidR="00AD56B9" w:rsidRPr="00AD56B9" w:rsidRDefault="00AD56B9" w:rsidP="00AD56B9">
      <w:pPr>
        <w:rPr>
          <w:b/>
          <w:bCs/>
        </w:rPr>
      </w:pPr>
      <w:r w:rsidRPr="00AD56B9">
        <w:rPr>
          <w:b/>
          <w:bCs/>
        </w:rPr>
        <w:t>ADVERTISEMENT</w:t>
      </w:r>
    </w:p>
    <w:p w14:paraId="1A83C2A6" w14:textId="77777777" w:rsidR="00AD56B9" w:rsidRPr="00AD56B9" w:rsidRDefault="00AD56B9" w:rsidP="00AD56B9">
      <w:pPr>
        <w:rPr>
          <w:b/>
          <w:bCs/>
        </w:rPr>
      </w:pPr>
      <w:r w:rsidRPr="00AD56B9">
        <w:rPr>
          <w:b/>
          <w:bCs/>
        </w:rPr>
        <w:t xml:space="preserve">On </w:t>
      </w:r>
      <w:proofErr w:type="spellStart"/>
      <w:r w:rsidRPr="00AD56B9">
        <w:rPr>
          <w:b/>
          <w:bCs/>
        </w:rPr>
        <w:t>DermNet</w:t>
      </w:r>
      <w:proofErr w:type="spellEnd"/>
    </w:p>
    <w:p w14:paraId="4BCF2528" w14:textId="77777777" w:rsidR="00AD56B9" w:rsidRPr="00AD56B9" w:rsidRDefault="00AD56B9" w:rsidP="00AD56B9">
      <w:pPr>
        <w:numPr>
          <w:ilvl w:val="0"/>
          <w:numId w:val="11"/>
        </w:numPr>
      </w:pPr>
      <w:hyperlink r:id="rId27" w:tgtFrame="_blank" w:history="1">
        <w:r w:rsidRPr="00AD56B9">
          <w:rPr>
            <w:rStyle w:val="Hyperlink"/>
          </w:rPr>
          <w:t>Ageing skin</w:t>
        </w:r>
      </w:hyperlink>
    </w:p>
    <w:p w14:paraId="64D15AFA" w14:textId="77777777" w:rsidR="00AD56B9" w:rsidRPr="00AD56B9" w:rsidRDefault="00AD56B9" w:rsidP="00AD56B9">
      <w:pPr>
        <w:numPr>
          <w:ilvl w:val="0"/>
          <w:numId w:val="11"/>
        </w:numPr>
      </w:pPr>
      <w:hyperlink r:id="rId28" w:history="1">
        <w:r w:rsidRPr="00AD56B9">
          <w:rPr>
            <w:rStyle w:val="Hyperlink"/>
          </w:rPr>
          <w:t>Freckles</w:t>
        </w:r>
      </w:hyperlink>
    </w:p>
    <w:p w14:paraId="4E9C14CB" w14:textId="77777777" w:rsidR="00AD56B9" w:rsidRPr="00AD56B9" w:rsidRDefault="00AD56B9" w:rsidP="00AD56B9">
      <w:pPr>
        <w:numPr>
          <w:ilvl w:val="0"/>
          <w:numId w:val="11"/>
        </w:numPr>
      </w:pPr>
      <w:hyperlink r:id="rId29" w:history="1">
        <w:r w:rsidRPr="00AD56B9">
          <w:rPr>
            <w:rStyle w:val="Hyperlink"/>
          </w:rPr>
          <w:t>Skin cancer</w:t>
        </w:r>
      </w:hyperlink>
    </w:p>
    <w:p w14:paraId="54D67FC5" w14:textId="77777777" w:rsidR="00AD56B9" w:rsidRPr="00AD56B9" w:rsidRDefault="00AD56B9" w:rsidP="00AD56B9">
      <w:pPr>
        <w:numPr>
          <w:ilvl w:val="0"/>
          <w:numId w:val="11"/>
        </w:numPr>
      </w:pPr>
      <w:hyperlink r:id="rId30" w:history="1">
        <w:r w:rsidRPr="00AD56B9">
          <w:rPr>
            <w:rStyle w:val="Hyperlink"/>
          </w:rPr>
          <w:t>Seborrhoeic keratoses</w:t>
        </w:r>
      </w:hyperlink>
    </w:p>
    <w:p w14:paraId="43F0821B" w14:textId="77777777" w:rsidR="00AD56B9" w:rsidRPr="00AD56B9" w:rsidRDefault="00AD56B9" w:rsidP="00AD56B9">
      <w:pPr>
        <w:numPr>
          <w:ilvl w:val="0"/>
          <w:numId w:val="11"/>
        </w:numPr>
      </w:pPr>
      <w:hyperlink r:id="rId31" w:history="1">
        <w:r w:rsidRPr="00AD56B9">
          <w:rPr>
            <w:rStyle w:val="Hyperlink"/>
          </w:rPr>
          <w:t>Cosmetic procedures</w:t>
        </w:r>
      </w:hyperlink>
    </w:p>
    <w:p w14:paraId="7CBC21F8" w14:textId="77777777" w:rsidR="00AD56B9" w:rsidRPr="00AD56B9" w:rsidRDefault="00AD56B9" w:rsidP="00AD56B9">
      <w:pPr>
        <w:numPr>
          <w:ilvl w:val="0"/>
          <w:numId w:val="11"/>
        </w:numPr>
      </w:pPr>
      <w:hyperlink r:id="rId32" w:history="1">
        <w:r w:rsidRPr="00AD56B9">
          <w:rPr>
            <w:rStyle w:val="Hyperlink"/>
          </w:rPr>
          <w:t>Skin type/phototype</w:t>
        </w:r>
      </w:hyperlink>
    </w:p>
    <w:p w14:paraId="587010F7" w14:textId="77777777" w:rsidR="00AD56B9" w:rsidRPr="00AD56B9" w:rsidRDefault="00AD56B9" w:rsidP="00AD56B9">
      <w:pPr>
        <w:rPr>
          <w:b/>
          <w:bCs/>
        </w:rPr>
      </w:pPr>
      <w:r w:rsidRPr="00AD56B9">
        <w:rPr>
          <w:b/>
          <w:bCs/>
        </w:rPr>
        <w:t>Other websites</w:t>
      </w:r>
    </w:p>
    <w:p w14:paraId="5E47C6E5" w14:textId="77777777" w:rsidR="00AD56B9" w:rsidRPr="00AD56B9" w:rsidRDefault="00AD56B9" w:rsidP="00AD56B9">
      <w:pPr>
        <w:numPr>
          <w:ilvl w:val="0"/>
          <w:numId w:val="12"/>
        </w:numPr>
      </w:pPr>
      <w:hyperlink r:id="rId33" w:history="1">
        <w:r w:rsidRPr="00AD56B9">
          <w:rPr>
            <w:rStyle w:val="Hyperlink"/>
          </w:rPr>
          <w:t>The Patient's Guide to Wrinkles</w:t>
        </w:r>
      </w:hyperlink>
    </w:p>
    <w:p w14:paraId="02A62001" w14:textId="77777777" w:rsidR="00AD56B9" w:rsidRPr="00AD56B9" w:rsidRDefault="00AD56B9" w:rsidP="00AD56B9">
      <w:pPr>
        <w:numPr>
          <w:ilvl w:val="0"/>
          <w:numId w:val="12"/>
        </w:numPr>
      </w:pPr>
      <w:hyperlink r:id="rId34" w:history="1">
        <w:r w:rsidRPr="00AD56B9">
          <w:rPr>
            <w:rStyle w:val="Hyperlink"/>
          </w:rPr>
          <w:t>Skincareguide.com</w:t>
        </w:r>
      </w:hyperlink>
    </w:p>
    <w:p w14:paraId="3A266D8D" w14:textId="77777777" w:rsidR="00AD56B9" w:rsidRPr="00AD56B9" w:rsidRDefault="00AD56B9" w:rsidP="00AD56B9">
      <w:pPr>
        <w:numPr>
          <w:ilvl w:val="0"/>
          <w:numId w:val="12"/>
        </w:numPr>
      </w:pPr>
      <w:hyperlink r:id="rId35" w:history="1">
        <w:r w:rsidRPr="00AD56B9">
          <w:rPr>
            <w:rStyle w:val="Hyperlink"/>
          </w:rPr>
          <w:t>Facial Analysis for Skin Resurfacing</w:t>
        </w:r>
      </w:hyperlink>
      <w:r w:rsidRPr="00AD56B9">
        <w:t> — Medscape Reference</w:t>
      </w:r>
    </w:p>
    <w:p w14:paraId="6F4593FD" w14:textId="77777777" w:rsidR="00AD56B9" w:rsidRPr="00AD56B9" w:rsidRDefault="00AD56B9" w:rsidP="00AD56B9">
      <w:pPr>
        <w:numPr>
          <w:ilvl w:val="0"/>
          <w:numId w:val="12"/>
        </w:numPr>
      </w:pPr>
      <w:hyperlink r:id="rId36" w:history="1">
        <w:proofErr w:type="spellStart"/>
        <w:r w:rsidRPr="00AD56B9">
          <w:rPr>
            <w:rStyle w:val="Hyperlink"/>
          </w:rPr>
          <w:t>AgingSkinNet</w:t>
        </w:r>
        <w:proofErr w:type="spellEnd"/>
      </w:hyperlink>
      <w:r w:rsidRPr="00AD56B9">
        <w:t> from American Academy of Dermatology</w:t>
      </w:r>
    </w:p>
    <w:p w14:paraId="5B4B329E" w14:textId="77777777" w:rsidR="00AD56B9" w:rsidRPr="00AD56B9" w:rsidRDefault="00AD56B9" w:rsidP="00AD56B9">
      <w:r w:rsidRPr="00AD56B9">
        <w:t> </w:t>
      </w:r>
    </w:p>
    <w:p w14:paraId="6EE1ABD7" w14:textId="77777777" w:rsidR="00AD56B9" w:rsidRPr="00AD56B9" w:rsidRDefault="00AD56B9" w:rsidP="00AD56B9">
      <w:pPr>
        <w:rPr>
          <w:b/>
          <w:bCs/>
        </w:rPr>
      </w:pPr>
      <w:r w:rsidRPr="00AD56B9">
        <w:rPr>
          <w:b/>
          <w:bCs/>
        </w:rPr>
        <w:t>Books about skin diseases</w:t>
      </w:r>
    </w:p>
    <w:p w14:paraId="628A4C24" w14:textId="77777777" w:rsidR="00AD56B9" w:rsidRPr="00AD56B9" w:rsidRDefault="00AD56B9" w:rsidP="00AD56B9">
      <w:pPr>
        <w:numPr>
          <w:ilvl w:val="0"/>
          <w:numId w:val="13"/>
        </w:numPr>
      </w:pPr>
      <w:hyperlink r:id="rId37" w:history="1">
        <w:r w:rsidRPr="00AD56B9">
          <w:rPr>
            <w:rStyle w:val="Hyperlink"/>
          </w:rPr>
          <w:t>Books about the skin</w:t>
        </w:r>
      </w:hyperlink>
    </w:p>
    <w:p w14:paraId="6E97F6CA" w14:textId="77777777" w:rsidR="00AD56B9" w:rsidRPr="00AD56B9" w:rsidRDefault="00AD56B9" w:rsidP="00AD56B9">
      <w:pPr>
        <w:numPr>
          <w:ilvl w:val="0"/>
          <w:numId w:val="13"/>
        </w:numPr>
      </w:pPr>
      <w:hyperlink r:id="rId38" w:tgtFrame="_blank" w:history="1">
        <w:r w:rsidRPr="00AD56B9">
          <w:rPr>
            <w:rStyle w:val="Hyperlink"/>
            <w:i/>
            <w:iCs/>
          </w:rPr>
          <w:t>Dermatology Made Easy</w:t>
        </w:r>
        <w:r w:rsidRPr="00AD56B9">
          <w:rPr>
            <w:rStyle w:val="Hyperlink"/>
          </w:rPr>
          <w:t> - second edition</w:t>
        </w:r>
      </w:hyperlink>
    </w:p>
    <w:p w14:paraId="56E38AEF" w14:textId="77777777" w:rsidR="00AD56B9" w:rsidRPr="00AD56B9" w:rsidRDefault="00AD56B9" w:rsidP="00AD56B9">
      <w:pPr>
        <w:rPr>
          <w:b/>
          <w:bCs/>
        </w:rPr>
      </w:pPr>
      <w:r w:rsidRPr="00AD56B9">
        <w:rPr>
          <w:b/>
          <w:bCs/>
        </w:rPr>
        <w:t>ADVERTISEMENT</w:t>
      </w:r>
    </w:p>
    <w:p w14:paraId="7255CDDC" w14:textId="77777777" w:rsidR="00AD56B9" w:rsidRPr="00AD56B9" w:rsidRDefault="00AD56B9" w:rsidP="00AD56B9">
      <w:pPr>
        <w:rPr>
          <w:b/>
          <w:bCs/>
        </w:rPr>
      </w:pPr>
      <w:r w:rsidRPr="00AD56B9">
        <w:rPr>
          <w:b/>
          <w:bCs/>
        </w:rPr>
        <w:t>Other recommended articles</w:t>
      </w:r>
    </w:p>
    <w:p w14:paraId="60C7655C" w14:textId="77777777" w:rsidR="00AD56B9" w:rsidRPr="00AD56B9" w:rsidRDefault="00AD56B9" w:rsidP="00AD56B9">
      <w:pPr>
        <w:rPr>
          <w:ins w:id="0" w:author="Unknown"/>
          <w:b/>
          <w:bCs/>
        </w:rPr>
      </w:pPr>
      <w:ins w:id="1" w:author="Unknown">
        <w:r w:rsidRPr="00AD56B9">
          <w:rPr>
            <w:b/>
            <w:bCs/>
          </w:rPr>
          <w:t>Around the web</w:t>
        </w:r>
      </w:ins>
    </w:p>
    <w:p w14:paraId="5C885EC0" w14:textId="77777777" w:rsidR="00AD56B9" w:rsidRPr="00AD56B9" w:rsidRDefault="00AD56B9" w:rsidP="00AD56B9">
      <w:pPr>
        <w:numPr>
          <w:ilvl w:val="0"/>
          <w:numId w:val="14"/>
        </w:numPr>
        <w:rPr>
          <w:ins w:id="2" w:author="Unknown"/>
        </w:rPr>
      </w:pPr>
      <w:ins w:id="3" w:author="Unknown">
        <w:r w:rsidRPr="00AD56B9">
          <w:fldChar w:fldCharType="begin"/>
        </w:r>
        <w:r w:rsidRPr="00AD56B9">
          <w:instrText>HYPERLINK "https://rev.trendmd.com/open/OvTDIdCI8UbqSVbXVGtfrNUulYtDElvuPgeVP6zgx9gQ9gG95RkvxNvH3EHwaTV6BKAApLlQH91Bnm-PNtaktZr0QWAH_0E3_YH1_1d1hVSJ005nRoX3L0woCTouLNX4RS5mPvrVG2eNieLyyliGie6qZ1kj3TKJQ6iGD5KPDYEMN3DvQGE1wDqHHiak8ThKA9FyYWjWZWjyeGsk2wJzSppys0P2CrES3FUz5RvpVpJTNm-6c-Il_tAhNivL_akxrZngrh0mQuvB2Y_roBoJQU_ea6DZm2tVc6b0WWos0V1v8abr0i-1PgGOOi2BFxLbhsNeCQEQnMGcf88V6Ll9o1zb8zIqxX_T9wDJM8JnOR2rV9Nk6QZOE1M0YxIiHFjB5KBjggs_miUIZqDo8pa_UAh7iKdzx2mwjlxApj0L4wtw8PQLcgyAckVBZUYhyp7uYtiYAhtjjr8L3fjOzbFVEO-xLKN3UHJCqvWccwvjnLGfTkCJ-WYpIxBJbReucMN7fTwoMmA90GhgelC8OXi9WB30bNlMIWcSvCNF8DtvkEsmxHefaBhh_2Ra-ARYqV-WTgOqpoljcxBNWRcJtmVV2vshgxDF1hMvezmZ4E5qoV-Gb_gq4DbRdQRtqSQiT_7eCKbsN6YZPHxR4PWgCZFjylSOxpOeL55raDH0Mygf6ePvH_W5gZvWEnV0UWOSbvyktMAFTbtVKJ-gNVvg6qTu_U4BJKCjs0EYdQcV1aP7FiR2a5MMWTim4Bb_bm0vrW1bOvQDDWM-docGvVnkfzINzXivXiBhrDUSd5wUvBzfbmEqs0X4MPq_z6KGxiAHxVj88e4T7ujHhGP3kApoVSzaMHhBFHsklzV5LlFjKRYpWbvD2WSINnT3eSS_nrQMeoex_ar0Eug4ELrNBrKzf8VO2hcrbIccWf3jb4lui--VQSxMobES6MVaq4fvgf7FsobZH6K6VXgbEgAVOa74FMIF9ViyysmAGzccOz2Nf3lZh1l5-AfSA2URWO9ueUtOyG-eerWpIqL8IaJL8Tx3ftooa4GbZzVTkxiPp8IvbJXY1_JvOuzPa1pFtiNvFKifEIf02WaGfDbrkFx9puRnaPET6L-oej5613o-FJQR6okSVmwmaXvWhKU8Po-uzgkPhqWj2lMAHs1pzBY-eoZPQJmxowEv91oVcBreNh0thXT1UWk-9dES-78UcffwkrI_vxl41g4MEBffrfaIZMdRNAtlcQgJ0Ix5Jwyc-E3vWCsVGYDLVTr_ZJ-goZUGsRdVwFjSc3hnKhy3nnmJQQ7XEzSamv0P3wy34aVz4mrDDPkRnOwmFIbVNzwkPEJqtt7mAzdoMGxYd3S2PquRNtUaVuRdxseKw5kd71r5EdE806TnOiNh0rUm8CGIovI5hImFVcygTp-6cJLj5115BFb0M1f-zxLr535jZ8rQcCNJRE3URVu8yZV7okQuMd2MXWI58nQDZiO6BaSsCExrkEATDH00nTE" \t "_blank"</w:instrText>
        </w:r>
        <w:r w:rsidRPr="00AD56B9">
          <w:fldChar w:fldCharType="separate"/>
        </w:r>
        <w:r w:rsidRPr="00AD56B9">
          <w:rPr>
            <w:rStyle w:val="Hyperlink"/>
          </w:rPr>
          <w:t>New wrinkles on wrinkling: an 8‐year longitudinal study on the progression of expression lines into persistent wrinkles</w:t>
        </w:r>
        <w:r w:rsidRPr="00AD56B9">
          <w:fldChar w:fldCharType="end"/>
        </w:r>
      </w:ins>
    </w:p>
    <w:p w14:paraId="76A7CDE7" w14:textId="77777777" w:rsidR="00AD56B9" w:rsidRPr="00AD56B9" w:rsidRDefault="00AD56B9" w:rsidP="00AD56B9">
      <w:pPr>
        <w:rPr>
          <w:ins w:id="4" w:author="Unknown"/>
        </w:rPr>
      </w:pPr>
      <w:ins w:id="5" w:author="Unknown">
        <w:r w:rsidRPr="00AD56B9">
          <w:t>G.G. Hillebrand, British Journal of Dermatology, 2010</w:t>
        </w:r>
      </w:ins>
    </w:p>
    <w:p w14:paraId="1E93152D" w14:textId="77777777" w:rsidR="00AD56B9" w:rsidRPr="00AD56B9" w:rsidRDefault="00AD56B9" w:rsidP="00AD56B9">
      <w:pPr>
        <w:numPr>
          <w:ilvl w:val="0"/>
          <w:numId w:val="14"/>
        </w:numPr>
        <w:rPr>
          <w:ins w:id="6" w:author="Unknown"/>
        </w:rPr>
      </w:pPr>
      <w:ins w:id="7" w:author="Unknown">
        <w:r w:rsidRPr="00AD56B9">
          <w:fldChar w:fldCharType="begin"/>
        </w:r>
        <w:r w:rsidRPr="00AD56B9">
          <w:instrText>HYPERLINK "https://rev.trendmd.com/open/mVaymYquSMtSRQYGTQyZbuOYyeR7gVrRLt_CwO8Ibt4cSl4hGJfKCh8kKRHlVE6KTm7AIUbMRdxk6qm5Fa_g-SK6nmKkebboAz7zLVMOkLTS2fFRwjBgzAjnpt7Yq5bZKfEacF5OxDmfNGfKgR4g-hVx8Cc57iiF8uvGO9kMpWEEADCkdCDVPSK6vGUGD_C5MAbkaJZZJn8r5D3dVwBBUD3pocuAH1hxjyR34dUJW8_zwnKNt43iRXZUo26beMn8kdHNXlHwVJQmyR_3E_BlIgodiF7RjyWob3exZfnufAq_R-H9FXTkNlWFpfSIoQnF8lCgZ6RB0JmE0hEqKarxYGrQONX_fVGEetc6UelJKPTtks2OEQDKe51ObqTCUrApbwo19C1a9UYyHZYrV7ujQztPcoCYSXYrdBi6feHh0liGl2-7531L7yrBoSmbS6KA7aFtPhUetrAcQsU5hITP6r2Op_ag3BahxTLK58m4SqkPelg_p8Gri_481CiAcVwD9ukRK8u0Bpdldv-MuHi91TNrGsXExPpWHdQqdkTiMVG4J9J79vjPrEyBFMXuGa69u2nCjwGJqoimbP_c3aCwb9UR0jV0H_Le8oPHqpFfAyQJuNnBgCSfTKCN3t8JseKYgPhTxmaGrWAVM5hysMEZsVy6k6JyhhnjfvFIhRp4SJtAEDmrEHeRDe3dv8FEgiOfnOkeuC40h_81JfDZpgH6wwCZughfPCw-EmQGGqhq2Q1voB39H6iYe4ZQP-X2lKv2CZp1Fgt0bTnpFju9Pw1cCGNRkIDPAnt1_FROpYdJB1Y_fauX9wXoP-0suR6S0GXkVCIoX6DuiT1PJDz9SDSlQVs5sF_ypUZeNBAbfBiZejtuUq6U9cLrVHoIjP5l1uQg_K3LDQdNwiKWLq7wfC-vLlSG8L1AX7jhcxw2UayBmN0jQVePhgCHZYqpWezZMlwMkBqs_NKT080qx_wbPFs1WRL5Qv4TvIrIyrdP8OWA--jmQR_YFWFc_E9gA8NA_bROrygkVQPb0FM4poImkgp7YwUlQGVDZ20vVtieqktEB05tqyaQMJnYRA3ra_tqfLtvr3Z_n8dGaKoq56Lhes0i2-KYZKt4tN84kCxp_76tgbdPUfO_qdSBiu2IJipGzBfTWJ6hcPY9v5fO2QgPWogZV9VTnsbBdAGF8jW9iI1dcbGZqUuhwB23svwE9bWqIGm8RCVS7U1nmxuHOjJkTDMzjUq2lR8P4xH6eQ1_BUwl4Yt7FWOmCJSVzAh16tGzvAHMgYq3RxWcHc_n71FS4g_WzNVM4GTwR6trD3YT3do5FJk_LlwzkxDmVwuwLKdcjfOF2u11DN2Zt5mmxTskF3oT6eRD7dAxKgXOPxUSLBGEJsVMYIRkmBiS1hQJU7ggTL3rXuGxUcmjB-mBtN4WO0PhQ30jXoVs06FGQsmAAF7WFyx4-3Dj0OMeDA-eHqiMcHL_pah5V3p6SomV" \t "_blank"</w:instrText>
        </w:r>
        <w:r w:rsidRPr="00AD56B9">
          <w:fldChar w:fldCharType="separate"/>
        </w:r>
        <w:r w:rsidRPr="00AD56B9">
          <w:rPr>
            <w:rStyle w:val="Hyperlink"/>
          </w:rPr>
          <w:t>Commentary on: The Use of a Novel Artificial Intelligence Platform for the Management of Rhytids</w:t>
        </w:r>
        <w:r w:rsidRPr="00AD56B9">
          <w:fldChar w:fldCharType="end"/>
        </w:r>
      </w:ins>
    </w:p>
    <w:p w14:paraId="0BA01560" w14:textId="77777777" w:rsidR="00AD56B9" w:rsidRPr="00AD56B9" w:rsidRDefault="00AD56B9" w:rsidP="00AD56B9">
      <w:pPr>
        <w:rPr>
          <w:ins w:id="8" w:author="Unknown"/>
        </w:rPr>
      </w:pPr>
      <w:ins w:id="9" w:author="Unknown">
        <w:r w:rsidRPr="00AD56B9">
          <w:t>Xinyu Zhang, Aesthetic Surgery Journal, 2022</w:t>
        </w:r>
      </w:ins>
    </w:p>
    <w:p w14:paraId="1760B5EE" w14:textId="77777777" w:rsidR="00AD56B9" w:rsidRPr="00AD56B9" w:rsidRDefault="00AD56B9" w:rsidP="00AD56B9">
      <w:pPr>
        <w:numPr>
          <w:ilvl w:val="0"/>
          <w:numId w:val="14"/>
        </w:numPr>
        <w:rPr>
          <w:ins w:id="10" w:author="Unknown"/>
        </w:rPr>
      </w:pPr>
      <w:ins w:id="11" w:author="Unknown">
        <w:r w:rsidRPr="00AD56B9">
          <w:fldChar w:fldCharType="begin"/>
        </w:r>
        <w:r w:rsidRPr="00AD56B9">
          <w:instrText>HYPERLINK "https://rev.trendmd.com/open/ADr-BlpF_EyMewo6d3gGf5zwSIAFhsdnzgCL7MlkGcIvhKT4x--xVYWVl0MFgjJzwm8UDuU6qihlaeQUSyaFafZAZvezjRVkhrM5gF2KG13gHSVebTROwMKykGZTD1FmgvpJec_5ubj-xhCzWDXbUOLntBpoFycNJuvlvrgLuavlfyswEVyAANbqFac2M5htX_l2BTmvhUuLlZ5la-7Fb7WrTaNCDf8ZcRpAcP2g0v6aMsZRCjFjKzMdKxr3vsy00Z_JUi4fIIe2bR0V7PxFE3nhBKNxXrlgxsHTOjbH2rKjZ5et0vZlUXw9pf89wyj5qiuFWe9fbAdNN4QkLjDXtwq7yIothdTCXwFdHF8L3qG3Mnh09cX3Rdinx86VyOB5OHBSjs6dSITJLb1NAvs8lyKDVQatXmcyr46zV5kud_AX1AOhtYYpjbXQ3PlFz_8_se8ofsvxuCKYfo9rWvpfrQrCaMB4ijIeREfkKVQy87ddDr8Mjtm0K91GKN9HhOsir2DCduMf_sFmfCq0nea5TANw2uhl_rJpBHVPrvcvTeDXBGFC46KFX8lMz9iV1H7qi_SSuJlFWSm7GqBnrhDPzVEEZhDRm11D0wSXUUR5FTocEIKr9LDNCt1jywSHjSVOHxNpYnbA76nCdXEGJfUccvnXxMjXbTeLCrM0382E-vtyoN-i1R1rEqHHrhv814Kg9JDPzWfUfizs-99a7a4KjeCk_FUmwQjfs1najeA9D7GABDZOAbz0-IYcS-q6ftkVm0Lr7S_FoyzIc11RDPHyza8D8r8uh5IRRDxRIMWS_p4CvYuMx3Jlkst2QRxJi0AEBjtKPIVuqJNLyWk5vi_KmKoUoU5Id0IkjCztpzsULCTcRLImA1qkVUWS-8dp5USgp0_71acJ48cokXhPUCUvm6l44EbsYD9kN1qmG5UdYABhnb3uacfUysoYftb03s9tpRqxzaVKvECdJLRXUUJWfp1menEUgEF8wBc5WbEOfOHA0YBehToWkkxW8qAXeopUekeyKGFqwXGdu7A_x4kEUm-wu4fZWiPCS6cyZonC0BJvZl5L_d6vxuMhr33uwfIlFpATLQCIZ2qd04-B7l4Fm6Iu8tt4m87M3rrqr28loMIr1m7kcSH9DBeXjvIlrcrjLF5GegqWj0VM2Qy9za8TL_3_emXKhyGmMBG5wV08k7tOCQ2_KZgQZWBStI_h4aLTydC3DzdMpBdj3ZJ3iIjyFunhNZPOKwYE26KiQ86bmJslvHwaVxFrmS6za-2l-G2AqhA6Gdfn1-kWtai6apZzolmjxgdx1KmARfYvz71bR_YVr6ZWICzb8Al4Ri0tBVqJUhG_fIqYM85NCjaJIIZeapRbeOvldbKQ8Zg3vAAztNggiMiJ0UwuI-0N1iiDToxgGxxga7uts3dJ4_OeiGR4KSU5tKBL8XOV_DJEhnT5W-Hk5nsx7hsycJB3Nj-2SMdrlXPOyw0Eh6vnEcmdprcVqufHK1hQ" \t "_blank"</w:instrText>
        </w:r>
        <w:r w:rsidRPr="00AD56B9">
          <w:fldChar w:fldCharType="separate"/>
        </w:r>
        <w:r w:rsidRPr="00AD56B9">
          <w:rPr>
            <w:rStyle w:val="Hyperlink"/>
          </w:rPr>
          <w:t>Botulinum toxin A in the therapy of mimic facial lines</w:t>
        </w:r>
        <w:r w:rsidRPr="00AD56B9">
          <w:fldChar w:fldCharType="end"/>
        </w:r>
      </w:ins>
    </w:p>
    <w:p w14:paraId="74302BD2" w14:textId="77777777" w:rsidR="00AD56B9" w:rsidRPr="00AD56B9" w:rsidRDefault="00AD56B9" w:rsidP="00AD56B9">
      <w:pPr>
        <w:rPr>
          <w:ins w:id="12" w:author="Unknown"/>
        </w:rPr>
      </w:pPr>
      <w:ins w:id="13" w:author="Unknown">
        <w:r w:rsidRPr="00AD56B9">
          <w:t>P. Becker‐Wegerich, Clinical and Experimental Dermatology, 2001</w:t>
        </w:r>
      </w:ins>
    </w:p>
    <w:p w14:paraId="770E189D" w14:textId="77777777" w:rsidR="00AD56B9" w:rsidRPr="00AD56B9" w:rsidRDefault="00AD56B9" w:rsidP="00AD56B9">
      <w:pPr>
        <w:numPr>
          <w:ilvl w:val="0"/>
          <w:numId w:val="14"/>
        </w:numPr>
        <w:rPr>
          <w:ins w:id="14" w:author="Unknown"/>
        </w:rPr>
      </w:pPr>
      <w:ins w:id="15" w:author="Unknown">
        <w:r w:rsidRPr="00AD56B9">
          <w:fldChar w:fldCharType="begin"/>
        </w:r>
        <w:r w:rsidRPr="00AD56B9">
          <w:instrText>HYPERLINK "https://rev.trendmd.com/open/mfAOSktjefB4kJ7I6tYuP5v2t5XlJrtS0VXjEMyaaghqYl2Sgoziz5O1ly1AMgbaaV4jfWg-W3bMIQBOLOhB4IU-nAvqZibLu94wUbebKCSpAsnXvYG_CibusG50q0srIoQ1o2gBZMPyvtanhy5Cp1S1n0eob5vBVAUI60BAML92Js5_YiHwnaeV2aiFvTYtD3XkzSGIPNjvtwpUd2VcfzkTdvhCNafM5OIu_wA7w6KC1mR5E1tSKtJEXBHNBEkDnTue0O3BdjfN9GOT2hTLItSyVrkd-txsMtBHmDiJoVRwroBIiDRlPF70gRDZtV0GYjwU7NCCQsYih3vHovbStAxCXZOgVcwiqXQmVffH4qJjiM7cAXYK7GTuEaTT7xyGC3XyPwIGP3WixawIliLHeIBY6bXUcp2fzDT0ZMIt0WDluxbrlnAq3f5KOPNtTP_WwBAjrJDrCj8RRSDW7sFXIPK_h081XEzwq2zgz5me-STfbAS6xleuCzFeDqPCVTTeUAr6-7h8eqLm8ZHQvan4ere1XCA131HzUJUJ4kPfjbuGGYYz8YoeravEt6oOYclyPInmD3qnBVgBZxiILkD60D8r-RJQ-Ed-UVtMUvW0wahfZyVelRRkMB0JriPhYNCKrZkEBQ40NCs_ISGlAOTf-lp0JpG7-FLwHz9IdNq5RZ89oIfrROiXAjGw2NO38vVw6OirXSeFuFEcXx9CG9vVyon8zFMygrbmd4jEtADXmu2SDZqt9hd5Xhn-U8qlOxD4K4ZX63Hb5yS73-q7D34H6v19ILMNydh5ABM_2-lG2P-oWCm0nHIajw9XjM2qdv4K1IfHbYZ0rG4jGQBahkQt7kqD7HASZzGxSszsX6SWxyZIy4dBpzjWXCcZfR7IXqn4_0Xp4GYgHL4V3Qd-TMObhYB30rbVXIXBBIZlUiL_My9rc_D_39cZV0KoS_Yck4Dfz3Ugevg7pbubZMC6rZ6RudK5Ca-wGJLV9K0gcx-G-4cDFVHvBQ-q3s-qcfnroZsAMHfTXOJCbzft_kvPD49YzIK6OStorXv6r4CfyHxE9Rn3rvPwB2iLv5c-Lu3mYYwV4PFzfbxxPwF72dmUkm7DmSFWrrV3OaJxuJNruDF4SFv3JWGrOIb30H9o38ZLQ4ap-eciITNNgot1PrR0yGK5zAvpdGPjQW1LeOwSztiQa4eNcTGOUXL5n2Qc_wmMynvdy_uG6erONh9pX35gjd6ZJl4kmAQA7qMuLKCI5CejK6V7sNh8XIbaiTzwLiA2Srb_mea3xOsv2q_XUJXpAxEh-56u_HXDwQWOvvUe5Y3eUiPuDMTVfNP4ixYT08tUgdi9IpgmZEUagTuV0FiBOl2cbKjxWwIV6DA-8ahCakliQqqyTxhY27iT9GKua3H8Jgoj2LpQuZSQE13pwKXniN9wg_YeQppmWf93ZqSKwZoa9-okARDYCfjhfovL_pxcFT2iGaSDIKrMdg" \t "_blank"</w:instrText>
        </w:r>
        <w:r w:rsidRPr="00AD56B9">
          <w:fldChar w:fldCharType="separate"/>
        </w:r>
        <w:r w:rsidRPr="00AD56B9">
          <w:rPr>
            <w:rStyle w:val="Hyperlink"/>
          </w:rPr>
          <w:t xml:space="preserve">Safe Glabellar Wrinkle Correction </w:t>
        </w:r>
        <w:proofErr w:type="gramStart"/>
        <w:r w:rsidRPr="00AD56B9">
          <w:rPr>
            <w:rStyle w:val="Hyperlink"/>
          </w:rPr>
          <w:t>With</w:t>
        </w:r>
        <w:proofErr w:type="gramEnd"/>
        <w:r w:rsidRPr="00AD56B9">
          <w:rPr>
            <w:rStyle w:val="Hyperlink"/>
          </w:rPr>
          <w:t xml:space="preserve"> Soft Tissue Filler Using Doppler Ultrasound</w:t>
        </w:r>
        <w:r w:rsidRPr="00AD56B9">
          <w:fldChar w:fldCharType="end"/>
        </w:r>
      </w:ins>
    </w:p>
    <w:p w14:paraId="72D32CA7" w14:textId="77777777" w:rsidR="00AD56B9" w:rsidRPr="00AD56B9" w:rsidRDefault="00AD56B9" w:rsidP="00AD56B9">
      <w:pPr>
        <w:rPr>
          <w:ins w:id="16" w:author="Unknown"/>
        </w:rPr>
      </w:pPr>
      <w:ins w:id="17" w:author="Unknown">
        <w:r w:rsidRPr="00AD56B9">
          <w:t>Won Lee, Aesthetic Surgery Journal, 2021</w:t>
        </w:r>
      </w:ins>
    </w:p>
    <w:p w14:paraId="2A64F8FB" w14:textId="77777777" w:rsidR="00AD56B9" w:rsidRPr="00AD56B9" w:rsidRDefault="00AD56B9" w:rsidP="00AD56B9">
      <w:pPr>
        <w:numPr>
          <w:ilvl w:val="0"/>
          <w:numId w:val="14"/>
        </w:numPr>
        <w:rPr>
          <w:ins w:id="18" w:author="Unknown"/>
        </w:rPr>
      </w:pPr>
      <w:ins w:id="19" w:author="Unknown">
        <w:r w:rsidRPr="00AD56B9">
          <w:fldChar w:fldCharType="begin"/>
        </w:r>
        <w:r w:rsidRPr="00AD56B9">
          <w:instrText>HYPERLINK "https://rev.trendmd.com/open/w-HGBPy40JwjhDFOpcczyM29afIu-4KUxMiK45lbFLs4Jh7paSxjeGNfV9W0H373oYfHmMm-rCnpYKbwdgSoFXnlQPStQE1X2FxZj3WGHWuCtiQD26SZ-KTYc9FIGaX4k2HF5nuoQf6cEuvrDhEQv_QtC2T7MDMOkl3s1DbQu3RD84IDfihyVKvfTSWZr5SPIfouMA9rLiuK0GgO0nOh6jAPj4rmyqPkjYQXSI00ZCIb5LdQ9eLp3sT3y-JotRiJfxQDyAEvQnr9W7tCONC9aibZOjez6PW8jAd4A6Pv9_tX0-kntqXCBYmjmDRhHHlnDDPrhhP8ruvlP1UKc5SXJt-Rr3o_vwi8WF5HxSui5RwQDtSfiDCOMrjEoMx8Kb-UOpfOJsj87rjvbL7wPY3qbooa-KTdBBUK_R93GNnoqv3N4D1-c9zS5FwSS6C2YVVfHj-ArNBfn3vdwzE2y6GSnEFREB_MJf98kspMaFwZQW2kF99mZJ2aN6yPX_hoy8UMVjY8NAD7px4LNop0AL-egbOjKoUDSLbSGn7hXLwoqMPrg0mujfrMePfb0Z2bAAyimeO1hMZWVksAaXKanMuqn3rv7e3y913TNXAd08Bd0D-CdVaJ3_m3xam2Zrz0rJJqvdwJqZPqo1wlUp-wyDip4cE7i0ZkFTZSKHDGSgjDVMFlEsiY6AUXeclLtJ6zAWuVduktD0hjsv-7aTVZazZubZbtoxXQH-A5bSxAkB9m_4JgsIYhCcouyonxiY65dGGJ57dbnsuYhqoPu2nJy1msTMal24ZVm0e_7b6A2INNVgu6ryzNPjAU9ZmH4oJA7d-SjNjWxg1a2PULL-BfNvPlfGb0wAtOf0kOMHJxeP7IRyyxX6XVJdTJOdN6H4ubwKz45X75zqRAOyeo8H3RAbGUKUY7-EdZE3L0xUUQMTzg3igG3y3Nrw-llQGKdnZIZiWQzc2KZr654Y452XTBiebEnNZjYwBmw-ZiUFq7Plebjdmo7UN_GbDqyGYSDGgKB_i9TMzyy3tAFnOUwDJq-KtBcA4esUzEt8_Vx2cdpUYXACfyDaQ9IgOfwfsdCaOk5_kADaE1zqd8et5iHe_oLXowD5kW8dsDWbnc75fPlfAlNezM309QqAah0jFrTYVCaYO2tpNlBW4Y9Z3AWxAFWLPf8mWGZZdExV6DDRzbmXCKy4_6iIpXQnjsdQzju5ET8qSdChdDqr5XLDU5rk3cw2zzjCue5g_pIB1uxY176junSvEGAaTmq9kZWdcJ-vXOv7ImZiRg7JtymcEsopjv-j_ai4Nguuk4Jpb1lAmooQRpQxtVlKYkEIsJ4nDBkJTd3iHHaG7_7m8UxKq8BiRIbaaH7fhwyhwkTFG-A76FEdc1qVzCMYuIRFk_w7Kc1Z0bP61dvI48__YUA1BqLq6GVG9gAQaj_RVjsEVgMYiA-kTqPQfW6H5SOXA5U-5mpQkFSbcQsDQB9JiNxA" \t "_blank"</w:instrText>
        </w:r>
        <w:r w:rsidRPr="00AD56B9">
          <w:fldChar w:fldCharType="separate"/>
        </w:r>
        <w:r w:rsidRPr="00AD56B9">
          <w:rPr>
            <w:rStyle w:val="Hyperlink"/>
          </w:rPr>
          <w:t>Temporal Branch Ablation for the Treatment of Facial Rhytids: A New Surgical Technique</w:t>
        </w:r>
        <w:r w:rsidRPr="00AD56B9">
          <w:fldChar w:fldCharType="end"/>
        </w:r>
      </w:ins>
    </w:p>
    <w:p w14:paraId="7EB087D3" w14:textId="77777777" w:rsidR="00AD56B9" w:rsidRPr="00AD56B9" w:rsidRDefault="00AD56B9" w:rsidP="00AD56B9">
      <w:pPr>
        <w:rPr>
          <w:ins w:id="20" w:author="Unknown"/>
        </w:rPr>
      </w:pPr>
      <w:ins w:id="21" w:author="Unknown">
        <w:r w:rsidRPr="00AD56B9">
          <w:t>Fausto Viterbo, Aesthetic Surgery Journal, 2023</w:t>
        </w:r>
      </w:ins>
    </w:p>
    <w:p w14:paraId="5557B744" w14:textId="77777777" w:rsidR="00AD56B9" w:rsidRPr="00AD56B9" w:rsidRDefault="00AD56B9" w:rsidP="00AD56B9">
      <w:pPr>
        <w:numPr>
          <w:ilvl w:val="0"/>
          <w:numId w:val="14"/>
        </w:numPr>
        <w:rPr>
          <w:ins w:id="22" w:author="Unknown"/>
        </w:rPr>
      </w:pPr>
      <w:ins w:id="23" w:author="Unknown">
        <w:r w:rsidRPr="00AD56B9">
          <w:fldChar w:fldCharType="begin"/>
        </w:r>
        <w:r w:rsidRPr="00AD56B9">
          <w:instrText>HYPERLINK "https://rev.trendmd.com/open/3J0IrfOu9CK4PhVANwgNw361OOKBDkmOKqKBhL_QvYoz-xb1WuKvytse0Roj2Td_DPTz_gszscVeo9SsBfpo02rvY-YPGtBAQRF2T8JqEghr2lWC_h5x9f40_5oW1EyuBwSMOzsyF-HSpLtjv8qTHvIpMYT1m2aYjkRcuVZ5eCt_DASqPOKRcSmBWaLfklmfaUBWAxFx9kLHHYwJHGHdA-AHEPEX2ccYjPbVgcElouAJXn-n0XuNYzcVFf-QSIsMo4KhV9Ik0ybfNgarIWBrZEyr4RB9OnkE3aWLbrY4mDVT5jIDvAyf4dyF5ozF1tV2v0jdF8XR6ATkN85QiVpfeb-UFZtoOenOTN6r2fYgEs3o9edRCEiOE5-jiTaDmDQUmcpbqInjJrgDY50g_stUs0P4Sa6nYKtk0JavHweTCRHTpzu68DTGL1VJh84IDecVU-JCryHUFnl7yhzwb1Ih6AYOpmr87TWWbdixZvE5fnRGekYgn_FD9OHGFNICwoAhYExOU7SkINaTefHiN1VtZmMOqFZp7-uKOatdqF25f1pgnlDL73CZesFLn9bcu5oWeUJQRQX9h9WVNq1Fx-OhUGARq99sT9UgK5QrWYkkjkyj0Nk3VmRaoEL-jfF4Hvq85E-u_MdEvQSFXS1wQhUDS8oz6kBZie4rHzanbaNX5pqh8wnyzApf9sE4kCPkVF0nNp6J94Pwybk8Qx1BvnQzjdelEw3nIKjYiIcIThqMHXlqxk39f7q0NfeT9ru2Bk5mgYi3OY3l9J5bGtOM7Osp-ZLc2UuQDsHfh-0mB-K7Ze_0yhz3G0kMnD3DvYof1N5O9KThBeVGUGK0oBqffXrxUavDxfZAfl0p9_ubZ7J78uDwUYszU2KQjnm84iaY_h2olLPSCiU-McjepDZ0KpRvTJ56_GzGLnpBgR0hlKnvaA1EU1Zi56Mwr3HqK89lpLecm-sKRgY6grm8EjBD4jMiJ93T2ngxkJOgMFLp2Ujb1HM-W6zFhNoCfskox5hFDs7XwXllJEPVmNyRGHWgQSsFODiyXgKhusfncS7MphTu9SbbLLVz9GNUVUwllS5gDaDcU_MpBcvi_TlsWG3gHMijYelWdLJz5nlOWhcQwnR6UXYmRNqxTpuGjPPnWKgjBMjFJUUwzF78u6jkl8KpjzdB0EhsI87NNZ3u2puHqbS1QyUHP1H_Fg6OhBULKfBEnqpOMKfECAl26BvD6_vG74bRMDn2mQsCxkwlNh7Mp34PV3ZY7RcRpcj2TypafH3fQ4O3Nz8fLRIvrGT1aR-GLREdNbUQXN5L-5Nr4F82ueQS3h0oN6WKoIn7u80H4oEGb2DHWDaWjNOzyCmLErcNLlF7wvUo43l-2_eGL-WNIJwn3C-FftUb82VmKHLeihpwRXJ58OCM6CRq-iaELxi_4tTzTlSN-4Ws8zdLl1r7Td88X2q4-omjA_wIJ6w_dsrN2V8jq8kD61FmDq12KzkpkNn9WDIJYjDtYgLQ2d51GhM" \t "_blank"</w:instrText>
        </w:r>
        <w:r w:rsidRPr="00AD56B9">
          <w:fldChar w:fldCharType="separate"/>
        </w:r>
        <w:r w:rsidRPr="00AD56B9">
          <w:rPr>
            <w:rStyle w:val="Hyperlink"/>
          </w:rPr>
          <w:t xml:space="preserve">International Consensus Recommendations on the Aesthetic Usage of Ready-to-Use </w:t>
        </w:r>
        <w:proofErr w:type="spellStart"/>
        <w:r w:rsidRPr="00AD56B9">
          <w:rPr>
            <w:rStyle w:val="Hyperlink"/>
          </w:rPr>
          <w:t>AbobotulinumtoxinA</w:t>
        </w:r>
        <w:proofErr w:type="spellEnd"/>
        <w:r w:rsidRPr="00AD56B9">
          <w:rPr>
            <w:rStyle w:val="Hyperlink"/>
          </w:rPr>
          <w:t xml:space="preserve"> (</w:t>
        </w:r>
        <w:proofErr w:type="spellStart"/>
        <w:r w:rsidRPr="00AD56B9">
          <w:rPr>
            <w:rStyle w:val="Hyperlink"/>
          </w:rPr>
          <w:t>Alluzience</w:t>
        </w:r>
        <w:proofErr w:type="spellEnd"/>
        <w:r w:rsidRPr="00AD56B9">
          <w:rPr>
            <w:rStyle w:val="Hyperlink"/>
          </w:rPr>
          <w:t>)</w:t>
        </w:r>
        <w:r w:rsidRPr="00AD56B9">
          <w:fldChar w:fldCharType="end"/>
        </w:r>
      </w:ins>
    </w:p>
    <w:p w14:paraId="211E913C" w14:textId="77777777" w:rsidR="00AD56B9" w:rsidRPr="00AD56B9" w:rsidRDefault="00AD56B9" w:rsidP="00AD56B9">
      <w:pPr>
        <w:rPr>
          <w:ins w:id="24" w:author="Unknown"/>
        </w:rPr>
      </w:pPr>
      <w:ins w:id="25" w:author="Unknown">
        <w:r w:rsidRPr="00AD56B9">
          <w:t>Benjamin Ascher, Aesthetic Surgery Journal</w:t>
        </w:r>
      </w:ins>
    </w:p>
    <w:p w14:paraId="2CB662FF" w14:textId="77777777" w:rsidR="00AD56B9" w:rsidRPr="00AD56B9" w:rsidRDefault="00AD56B9" w:rsidP="00AD56B9">
      <w:pPr>
        <w:numPr>
          <w:ilvl w:val="0"/>
          <w:numId w:val="14"/>
        </w:numPr>
        <w:rPr>
          <w:ins w:id="26" w:author="Unknown"/>
        </w:rPr>
      </w:pPr>
      <w:ins w:id="27" w:author="Unknown">
        <w:r w:rsidRPr="00AD56B9">
          <w:fldChar w:fldCharType="begin"/>
        </w:r>
        <w:r w:rsidRPr="00AD56B9">
          <w:instrText>HYPERLINK "https://rev.trendmd.com/open/0B3IQBNMHeH0BBAqA1WT7iDbvasMec-ZBd8dHtNa7I8IhbYABX46oZC_Mt9HQcrJt0sTZ0NPKhkZfHSbx7uJE7ENuH_fHL2h7X2sj-6YKvFH2S7GRw_QYmMF_Rh_dGULcHiNno_ktD6IAfSu0rUmETELk-7H-DQDkMWWL3RnfT99V5CEK2XwM72gzR_CKZbFYpLRNQB7l32WcRGKdUjPpQ7-qX5517e7DVg2Fft1-89vrK2ITe--gzXFDaCj6MUs_-xYD0IIK68iCmbT8hDnwhbX2HfBQGiz9BksvMhhnvJaFAgN6DbvqtVyPnnd4GxThbCjQbewkZwvC3-Dc4oXWuxetd9cSGSzkDTvlgCc-5K0bZaN7HgO2DRw1ViWqcQzCkspiRatBaI3fsp05IjbSApbvw_-hC09Pn4ls7INXuz-YSp5TOG9MRNS8YDZU_5O6nIDOmx-T0eFjACRWF_IReidMQOPx7nYiuagaT12dRdv5TnLf5niG0dm-g3S5WHLqsBhwKtBpJsTFBJIydIc46DJ1XqVUqA9lKqmdcNXN9p_medPjtCku9MpstV6T0sHJBZGsPJZnK1QBYF92Aq2QPqoBOZswxLj-joUTo2FMCK7XPvfBwn_c6J57Jy7Pq0LIkZ4Z0X_GVwB-6M81TmqFOVkz4tf0PP6xZ-p6_7kbgU3Q0K9SM54Uj4pC55rC3UY3KgRxVskBSR3IR7HtXVhQKvXnDmzEnCcPcfYxx3ksAtHLfg4ryQAycwLJjtrpqhMZBOlu07D7sy8Z_hAMxmKh0DJWidnE3ydOaTTXOBL7XC0YmT0dIDJkJavU4i6WHnkr4bPdsxymd8Z89i1gy16o4PlhKJ04n0VG36HII51Q2jBvKItW2YYS1QGQV8QWV92eqLW28MSSt1TmA1rTIBqi_0qElVNLCq9Sy3kTt7oZ88hh5dfR3SvQvIeO2uaZ_pS2DQ6IunAPyZ_JPXULomkajwHBG_e9fbIU9Cro4pFtCyskz3sUXfe-dr3WWbFxh9s5YWu4_A9zY0Nci6P6Tn9ZNklQkpDd_A1ytwNsS8HJCuPulMlhnPE-Q7bWG33SG1QtHOLbNtMHCG8rzLpuOeSVRhX5AoVtoIQT9AxHGdMl2U_VKUEEsq9EqlGswg5ics7CKTqZddC02HAbQ77FoWKwPY78Aj4c9e-uCAutnGJwbvVXrMwB75OYIzuxE2DswYe97VE3SFinjbardAmcUWkKQxrd4GkuBgEHcrks3I2TUchINI7DjAYv8LvOffSjlC2f_L5AUkTr8mcbXCBpF6uAUqsRn8Q3-0ZyQQp5VZVlJZ8yDxZIqCTNokwqJoQJ2YnYV52vKCzRRWiIML9Sp5Hpr548KaIGHU-bNyLHiedLjgZLDbKpZkuEzOdt6S60bZ75kPGVHTI9sz8hBCbXAEp2FQdOFRkntXQpbdJTsbyjl3D7l3v6RM01wu9ZdMbHNDRmnfhJpFieRHjTVsRS4C-NIwP9RyD-J9JHtWkA5bO7TuWL6m0Vv2adua8W5Db3pJdcIF0aYZ1_y-8rkw4QuI" \t "_blank"</w:instrText>
        </w:r>
        <w:r w:rsidRPr="00AD56B9">
          <w:fldChar w:fldCharType="separate"/>
        </w:r>
        <w:r w:rsidRPr="00AD56B9">
          <w:rPr>
            <w:rStyle w:val="Hyperlink"/>
          </w:rPr>
          <w:t xml:space="preserve">Use of </w:t>
        </w:r>
        <w:proofErr w:type="spellStart"/>
        <w:r w:rsidRPr="00AD56B9">
          <w:rPr>
            <w:rStyle w:val="Hyperlink"/>
          </w:rPr>
          <w:t>LetibotulinumtoxinA</w:t>
        </w:r>
        <w:proofErr w:type="spellEnd"/>
        <w:r w:rsidRPr="00AD56B9">
          <w:rPr>
            <w:rStyle w:val="Hyperlink"/>
          </w:rPr>
          <w:t xml:space="preserve"> for Aesthetic Treatment of Asians: A Consensus</w:t>
        </w:r>
        <w:r w:rsidRPr="00AD56B9">
          <w:fldChar w:fldCharType="end"/>
        </w:r>
      </w:ins>
    </w:p>
    <w:p w14:paraId="6C008CF4" w14:textId="77777777" w:rsidR="00AD56B9" w:rsidRPr="00AD56B9" w:rsidRDefault="00AD56B9" w:rsidP="00AD56B9">
      <w:pPr>
        <w:rPr>
          <w:ins w:id="28" w:author="Unknown"/>
        </w:rPr>
      </w:pPr>
      <w:ins w:id="29" w:author="Unknown">
        <w:r w:rsidRPr="00AD56B9">
          <w:t>Shuo Liu, Aesthetic Surgery Journal, 2023</w:t>
        </w:r>
      </w:ins>
    </w:p>
    <w:p w14:paraId="6C2C4EF2" w14:textId="77777777" w:rsidR="00AD56B9" w:rsidRPr="00AD56B9" w:rsidRDefault="00AD56B9" w:rsidP="00AD56B9">
      <w:pPr>
        <w:numPr>
          <w:ilvl w:val="0"/>
          <w:numId w:val="14"/>
        </w:numPr>
        <w:rPr>
          <w:ins w:id="30" w:author="Unknown"/>
        </w:rPr>
      </w:pPr>
      <w:ins w:id="31" w:author="Unknown">
        <w:r w:rsidRPr="00AD56B9">
          <w:fldChar w:fldCharType="begin"/>
        </w:r>
        <w:r w:rsidRPr="00AD56B9">
          <w:instrText>HYPERLINK "https://rev.trendmd.com/open/QaElEnJEGXuCb0Zh17pfdeR3boWsGt21bFBi7OqTknf5hkjoii0KwfDJVGeSd6cZF_0cALyWqmVD7gx0FvHJCFzIfc0txNhUcf87TfGuZAA_jF-5jDdtGwnzmLPsmbloItiSaX7aLg-mkD3nyAHLO-EAE4rluBN8k69bzvWFNMZquBPUaeUW_JN3klb4nWo-9RHHokklKaRXNhmvtiugI9vJCrr0aogmd6q7YFdiXs---ogZuCeXZCv-XveHlSQlUefbG3uefViDvkJer3KbmieFq95x3kLNYTlYg2DHJL3MZwnfiAqm0qF9kVVIy-wGrVCIdB5hD-KEf6XtWHT94fs3i20a_DB1HumdZy3BxE4Pd6y0YFw4AJ-34Mf5inaKTs2bnlDtv__F0u3kpPlywU2eM3EDES8vd6ejxWH0ewpnmurJYpk6qw5N8RUKCCl1pJ0jeEiBRF67igIae0lrsTueRnNJCc0mdLvtbv3ZwESYNmYbEYVQVj-jGLy8WrXZ6dIWgTLSXWe0_n3YhKH1Rcbkfd7SToiypehpEKJwznJlfLb9s2VQAP2eL6sHolu-T3SV1v5-pjvD_C8Ku6MpyPss9jRs81cv5XGY30HlV8dkaNISBZrv2ilPtz_cYfubEyh5eW-bpusY4XDZ-_SHVWR3dpoCJlMR4C32XTH5nA1diBPgiSy0FATSOmSWYvbxmB992cY3wpEKriy9iJNKUyyYZK2wS4sNuERG89MPzAb3hcZ6-CHsI5mShR81kV0Y6TMbfmG1C9icjdLyF7KOcz24P_nAHN6ezgjRWcB0jJu6pSvXpU8LXfkFWVaPW0EAK-PuVEHqzSE8w7JQyKuQL2eFD2o954TKFmZ8V4ZK_J87RPTea6amV4hcsxkkvVtXERaMJPE4J8X-m6n1T2ovdoXH0aK0-E8JTj8YHTYT3lLZf3V6_3hNXAfT-jYs58d0b08k1MgEx41gNdA9RuNaTkvDzl11jAHFHHKF1TNGXVcQvIfgSla0Z-kSZorJ4UcjC8waPDnGG6ohJdoVqKpOd-x7RS-UWu5p7Q-Vd6ReOwNfbi0HQtkmPTTZzxkacW3B4320F5WHyqOr0Uc_FED66WIrA3MxDBc1_jeFxCGsFbfgKn8SAl_YWlhlPyQK4iGMPnXgJa2XbTbdMscJrKrfk3kF4uBzGFnbdyBREksI51dea_8IftqH9evmMkmN-tQmjdo2S1TPAa2qqdNe30mH3BNSfw7kRt6ujPUXTSJaNn04eKjqTHRyLyJ7kDibcBl3qNeWaqiEQFRKqEm3YuzhvGGhIi9HiQmHvO_vTBcwVXQ_Ht7iT426hdn6MmlALBpLwbOlSVZtADz1_Qv10cRU6Def6KeXGh_pM_GDdjf-_9pdyKlDx8Ozg_o1aC05-ikh7NWOXxsLZ6dgxMslmSdfdiJOrBw-lFUzVKQ7i8f_IXfwaN-rO7crNdWb92A7Vg5hPQR-PuKw" \t "_blank"</w:instrText>
        </w:r>
        <w:r w:rsidRPr="00AD56B9">
          <w:fldChar w:fldCharType="separate"/>
        </w:r>
        <w:proofErr w:type="spellStart"/>
        <w:r w:rsidRPr="00AD56B9">
          <w:rPr>
            <w:rStyle w:val="Hyperlink"/>
          </w:rPr>
          <w:t>OnabotulinumtoxinA</w:t>
        </w:r>
        <w:proofErr w:type="spellEnd"/>
        <w:r w:rsidRPr="00AD56B9">
          <w:rPr>
            <w:rStyle w:val="Hyperlink"/>
          </w:rPr>
          <w:t xml:space="preserve"> and Hyaluronic Acid in Facial Wrinkles and Folds: A Prospective, Open-Label Comparison</w:t>
        </w:r>
        <w:r w:rsidRPr="00AD56B9">
          <w:fldChar w:fldCharType="end"/>
        </w:r>
      </w:ins>
    </w:p>
    <w:p w14:paraId="7ADD7FBD" w14:textId="77777777" w:rsidR="00AD56B9" w:rsidRPr="00AD56B9" w:rsidRDefault="00AD56B9" w:rsidP="00AD56B9">
      <w:pPr>
        <w:rPr>
          <w:ins w:id="32" w:author="Unknown"/>
        </w:rPr>
      </w:pPr>
      <w:ins w:id="33" w:author="Unknown">
        <w:r w:rsidRPr="00AD56B9">
          <w:t>Joel L Cohen, Aesthetic Surgery Journal, 2018</w:t>
        </w:r>
      </w:ins>
    </w:p>
    <w:p w14:paraId="1E7A702C" w14:textId="77777777" w:rsidR="00AD56B9" w:rsidRPr="00AD56B9" w:rsidRDefault="00AD56B9" w:rsidP="00AD56B9">
      <w:pPr>
        <w:numPr>
          <w:ilvl w:val="0"/>
          <w:numId w:val="14"/>
        </w:numPr>
        <w:rPr>
          <w:ins w:id="34" w:author="Unknown"/>
        </w:rPr>
      </w:pPr>
      <w:ins w:id="35" w:author="Unknown">
        <w:r w:rsidRPr="00AD56B9">
          <w:fldChar w:fldCharType="begin"/>
        </w:r>
        <w:r w:rsidRPr="00AD56B9">
          <w:instrText>HYPERLINK "https://rev.trendmd.com/open/MTuu26or-RjnI_BoQRtsmZeJ7O-LBEoTnEb-ilCrXIak6CM5OXF0-pJQM6OHfOVm2-fNDQvBUzufyxXvtlBcXXld5a2L3CxlSW2boUfKCckHgwDaRmpLPq9p9bWqoVuqhRV2Ikzf0CnIDwEKtMX7yIwKrLcKUDYbgZMIjtFFDMfJ65TUhUNYVr3FDu2z9WxOhyuCcMrRQgI5TPmt-iWbXc_m1xwZkfmuk1_4Voz8ddv5XztLhGCrz-esY-3pBfxHfSrunIkZB8K8eNDKFfPklIQLWZgxCeXe2KYudrM682eL0Z2TNcMT1mgUSrUybP-YCsNPdIGB_p0ZtlJneM7Pn3MX8g18_AC6tTShdUPj00Y7knkwKjz-OL85FUJtY2Ws_GTx7pvimwyw4x0AbTfN5bFCIV1q5al-3FBlvcQ8xbF9g1BHtdGYmV_ZFfT5cy4gLNgynaMUNbq-ZIHeiLUlHmxOuUWe7Bly2hz6i4sNb4qlU8lJwpXfliwOMa5wcXQcQPlo90EX-SmAfG8dnpSsLRm7G95OIeDgDNHNDhsGTFn1oPp3xorx6ECVd-1Iw7HvTijzfTRXNXg_bGlYRwPV4U97ZRkBq2NW90TTBSyGMGRALG9fbodmko_UCHQnm7pKOHSrD6UWiLSbUt97ceCqJ5oIhGjSm7iG2u3IdDt4ARR6PnB_ZGsz_Zb-ocr54aireEjuGZsnzy0onLQ6WHmebhs0uWHwGyEWOGR3WWsL75sT3EgEMvbX4iV27yHEn1tqtwudjdB3cZQEgj3Y1YwLK5sbO4M2HEYW9ze2Ka-bsZieXbWqnl3CM9bok9umF3xrwPYUR4vi57mgGRWkADsNmlGlvcp-5Cbloh86fklvvuCXNgHj6zpgX_eaq8t6l5zLj180vyCe8VhhZokqQmdfAsMOZ1Z56QjYmtSYyLRP8F9l-GquZbVn_n8Lxnl0pQXEbhqalDLem3Qnq06Qdn9y8C_gQB3Z2lkeJ-H3W1MdF6f7QGMZRs_mWpGv7D0gdhDnIgDB1hh9ceCbqdWDwDRwOZm4tjqEsyFZTlvi_7f_75tGLgdGt9yc4ZdpH9kxnD8241nr83hSFF1-_iP4kkJcW6wwZ9T8EsVLrczrI86X8h6l6vP1HCdYWzK5uh5j7oBTAm9w30HZpbU0lzsfNn3cdn9Z4lChJ67mSjAcCacCww-rsCSt0xIcUtRoetVdCG97U6zKMvWOKcIbcXZFX5WD3qyOjdrqKnWYkfxZeW5fzMQuz1cbgGdB1xCyWJQDkZjyo1wZs5uJxhKOl_-4owlxZZWervfktXtAbXFN-8jzSzIJRN6AVnCe3oux0bvEMtTQ2FTuy9xc0EhIqrxqyNkvfWSpQxi20krZjHyKDGTFGv8TAz6uUEtWxts1zppxdbVW_14jv9P_YdpgY3R8Mq9ltdIF7bMpwOWRNGIE0jJq_SyVBVVgZPE-9xHRRe6mwxvliO9hl-ak4DryOx-LU5xS6gU" \t "_blank"</w:instrText>
        </w:r>
        <w:r w:rsidRPr="00AD56B9">
          <w:fldChar w:fldCharType="separate"/>
        </w:r>
        <w:r w:rsidRPr="00AD56B9">
          <w:rPr>
            <w:rStyle w:val="Hyperlink"/>
          </w:rPr>
          <w:t>The Psychological Impacts of Upper Facial Lines: A Qualitative, Patient-</w:t>
        </w:r>
        <w:proofErr w:type="spellStart"/>
        <w:r w:rsidRPr="00AD56B9">
          <w:rPr>
            <w:rStyle w:val="Hyperlink"/>
          </w:rPr>
          <w:t>Centered</w:t>
        </w:r>
        <w:proofErr w:type="spellEnd"/>
        <w:r w:rsidRPr="00AD56B9">
          <w:rPr>
            <w:rStyle w:val="Hyperlink"/>
          </w:rPr>
          <w:t xml:space="preserve"> Study</w:t>
        </w:r>
        <w:r w:rsidRPr="00AD56B9">
          <w:fldChar w:fldCharType="end"/>
        </w:r>
      </w:ins>
    </w:p>
    <w:p w14:paraId="5A2DFADC" w14:textId="77777777" w:rsidR="00AD56B9" w:rsidRPr="00AD56B9" w:rsidRDefault="00AD56B9" w:rsidP="00AD56B9">
      <w:pPr>
        <w:rPr>
          <w:ins w:id="36" w:author="Unknown"/>
        </w:rPr>
      </w:pPr>
      <w:ins w:id="37" w:author="Unknown">
        <w:r w:rsidRPr="00AD56B9">
          <w:t>Steven Dayan, Aesthetic Surgery Journal Open Forum, 2019</w:t>
        </w:r>
      </w:ins>
    </w:p>
    <w:p w14:paraId="30FDB093" w14:textId="77777777" w:rsidR="00AD56B9" w:rsidRPr="00AD56B9" w:rsidRDefault="00AD56B9" w:rsidP="00AD56B9">
      <w:pPr>
        <w:numPr>
          <w:ilvl w:val="0"/>
          <w:numId w:val="14"/>
        </w:numPr>
        <w:rPr>
          <w:ins w:id="38" w:author="Unknown"/>
        </w:rPr>
      </w:pPr>
      <w:ins w:id="39" w:author="Unknown">
        <w:r w:rsidRPr="00AD56B9">
          <w:fldChar w:fldCharType="begin"/>
        </w:r>
        <w:r w:rsidRPr="00AD56B9">
          <w:instrText>HYPERLINK "https://rev.trendmd.com/open/H576lWvNhgd-WN6vvrI6l_JnSm2PtB4xWQojG96ay8x5BNLCH_5goZTZo37kpzOxVkOwop7QzAv-bFWz_4HsX3bKT4PyRX7QF5vSNmPbFNqgNBWJaIa_hZ7L5IJG2KF1ixSaUZ3o1jIuf6JEe7ap4YnSAn03ApbQTU_O3vwIRl5BxnMRkjwdzApNMRduhAGyGF_RI4Iiq2w3K0PV0I39lksl34rCzsFpIO5Xkmhcs_EIa_fBVncLoU9ZiV-o14KTl4OOf6uQfNo031ky2zWcQD99xbHaOyPJHRSR9AelXdE4D2fOEP_xA5cAGNHAdz2lu2Li3_NeICYBF17jiteKj1DpsH52v3re73h6nBbiRLHaXGc4BloA9a_Ebc-PObQuNXgE_ryKRxFPRoNP0cToq8uRBMQCg1fUz5mQBL1jEtyKkkI8oNYbPS44h_RoCyD3oPyY9L9pmFyIk_qKyxERGRMqP8JfA_I1lJLu4frFIrdBwNZgfO5qlCUUou-gzAE0dMJiwf3UHFJir7H3gv0oKHz1saTbgsUQk4ba19bBmrilj8twZ0dbNo5poZCZqp21EpRVHbRBVls6ZEBdR439miZ0dVmD_J7UFzTHBWOl9DWTL1NlQnGtUBWfjv3q8i47zSAN3G1fwadN8_Yvc8LKP-6vvIiqB6dmyvvtn2-6qSaFjaimqgQw2POK1Cma6Sr1kL3YmuvIErDwCJrZAQ2uZXLAK32lLhAsuIiDuDCwZ2Bl-jcD15ujySH00OIYFE0Fb50kytTo3Kow9it0ur7tIyGz5abq5BvLNBvDEsAu6i_xFFT52nubc8qSwreuI6S6Gb0yyTrYlqJ9UNE1jd40C8twzKvHHiiYkbjcWM6wy0BwUXz9iDCLY95rpu6xlYW5UO1NCA8XS1eKOHjyQZ7ZDHg974RFP3InzgN8KMwYOA9Xuxb6GsYJ0Ue4ewDgCliAu5rfRDmgHIKJ9brbohCvMYMKdqK6v1eIcCce1SOp58ESFHd2BbvioB3LJsQTtXRk4eTn0dd6CjElNHOmuvRogEgftcEBgpoY-Iu2nkw9ECEfLe-7x28JCzXgGTOnZDSWWAy-4dqGDRWhmpBNeR5cx6bCaFzGB9LYSulpdLiI241qqmHvkRe1mSDTG8ir5FoqhrEQynYhOpb4hH5vSthgWlpdPrrhmZEHGV7RR0TzztQocoFkSsUh3ClRmEbE2hTMIYZLi-9a6r9fXDvGysRTLnSE2HHUCMLHcNuIzbGik2_xBLxZusuAKTKp5P7jCvp6E7hCPVXPvYLeQFitayLjXfhTLKYNOzf3qxvS2ZgmuTjB-t1YpNhNajnLSPzF7N8CSdnsYaISrzOPf1sYiiWF8mEiHWY0PWhhBv1erYLANLjpEnAKMOUr_ZgAs-kDqItBq5b6ptWdukcq4Pc_521rpTp-M6HFqeuC-mGvtEUVF_TGq3PgdhEWAITJOeIhBW-zN2YC9ETZCDMqFz10fMdKy-q0AAyxsA" \t "_blank"</w:instrText>
        </w:r>
        <w:r w:rsidRPr="00AD56B9">
          <w:fldChar w:fldCharType="separate"/>
        </w:r>
        <w:r w:rsidRPr="00AD56B9">
          <w:rPr>
            <w:rStyle w:val="Hyperlink"/>
          </w:rPr>
          <w:t>Assessing the reliability of four severity scales depicting skin ageing features</w:t>
        </w:r>
        <w:r w:rsidRPr="00AD56B9">
          <w:fldChar w:fldCharType="end"/>
        </w:r>
      </w:ins>
    </w:p>
    <w:p w14:paraId="0F6BCB66" w14:textId="77777777" w:rsidR="00AD56B9" w:rsidRPr="00AD56B9" w:rsidRDefault="00AD56B9" w:rsidP="00AD56B9">
      <w:pPr>
        <w:rPr>
          <w:ins w:id="40" w:author="Unknown"/>
        </w:rPr>
      </w:pPr>
      <w:ins w:id="41" w:author="Unknown">
        <w:r w:rsidRPr="00AD56B9">
          <w:lastRenderedPageBreak/>
          <w:t>F. Valet, British Journal of Dermatology, 2009</w:t>
        </w:r>
      </w:ins>
    </w:p>
    <w:p w14:paraId="718036D2" w14:textId="542D9D36" w:rsidR="00D477E3" w:rsidRDefault="00AD56B9">
      <w:r>
        <w:rPr>
          <w:noProof/>
        </w:rPr>
        <w:lastRenderedPageBreak/>
        <w:drawing>
          <wp:inline distT="0" distB="0" distL="0" distR="0" wp14:anchorId="71C918BA" wp14:editId="3C80AA25">
            <wp:extent cx="5731510" cy="4298950"/>
            <wp:effectExtent l="0" t="0" r="2540" b="6350"/>
            <wp:docPr id="15049971" name="Picture 1" descr="Static lines (crow's feet) in 40'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tic lines (crow's feet) in 40's"/>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Pr>
          <w:noProof/>
        </w:rPr>
        <w:drawing>
          <wp:inline distT="0" distB="0" distL="0" distR="0" wp14:anchorId="20091677" wp14:editId="4C1565EF">
            <wp:extent cx="5731510" cy="4298950"/>
            <wp:effectExtent l="0" t="0" r="2540" b="6350"/>
            <wp:docPr id="1223307283" name="Picture 2" descr="Worry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orry lines"/>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sectPr w:rsidR="00D477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15FD"/>
    <w:multiLevelType w:val="multilevel"/>
    <w:tmpl w:val="986C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D46FA"/>
    <w:multiLevelType w:val="multilevel"/>
    <w:tmpl w:val="41FC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9455D"/>
    <w:multiLevelType w:val="multilevel"/>
    <w:tmpl w:val="807C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406AF"/>
    <w:multiLevelType w:val="multilevel"/>
    <w:tmpl w:val="23D0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F2176"/>
    <w:multiLevelType w:val="multilevel"/>
    <w:tmpl w:val="DB0E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31BA4"/>
    <w:multiLevelType w:val="multilevel"/>
    <w:tmpl w:val="5054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36AF7"/>
    <w:multiLevelType w:val="multilevel"/>
    <w:tmpl w:val="92F8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ED655E"/>
    <w:multiLevelType w:val="multilevel"/>
    <w:tmpl w:val="213A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B70044"/>
    <w:multiLevelType w:val="multilevel"/>
    <w:tmpl w:val="CC72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1C0083"/>
    <w:multiLevelType w:val="multilevel"/>
    <w:tmpl w:val="A1BA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762E7D"/>
    <w:multiLevelType w:val="multilevel"/>
    <w:tmpl w:val="5710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C96244"/>
    <w:multiLevelType w:val="multilevel"/>
    <w:tmpl w:val="2466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9579E2"/>
    <w:multiLevelType w:val="multilevel"/>
    <w:tmpl w:val="5318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CF106A"/>
    <w:multiLevelType w:val="multilevel"/>
    <w:tmpl w:val="F0E4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7536273">
    <w:abstractNumId w:val="2"/>
  </w:num>
  <w:num w:numId="2" w16cid:durableId="1369912462">
    <w:abstractNumId w:val="0"/>
  </w:num>
  <w:num w:numId="3" w16cid:durableId="1107770183">
    <w:abstractNumId w:val="11"/>
  </w:num>
  <w:num w:numId="4" w16cid:durableId="2078622725">
    <w:abstractNumId w:val="10"/>
  </w:num>
  <w:num w:numId="5" w16cid:durableId="1419519292">
    <w:abstractNumId w:val="7"/>
  </w:num>
  <w:num w:numId="6" w16cid:durableId="2133597396">
    <w:abstractNumId w:val="5"/>
  </w:num>
  <w:num w:numId="7" w16cid:durableId="716979042">
    <w:abstractNumId w:val="6"/>
  </w:num>
  <w:num w:numId="8" w16cid:durableId="422268636">
    <w:abstractNumId w:val="8"/>
  </w:num>
  <w:num w:numId="9" w16cid:durableId="159079586">
    <w:abstractNumId w:val="3"/>
  </w:num>
  <w:num w:numId="10" w16cid:durableId="722370010">
    <w:abstractNumId w:val="13"/>
  </w:num>
  <w:num w:numId="11" w16cid:durableId="1050033494">
    <w:abstractNumId w:val="12"/>
  </w:num>
  <w:num w:numId="12" w16cid:durableId="1998028031">
    <w:abstractNumId w:val="9"/>
  </w:num>
  <w:num w:numId="13" w16cid:durableId="1214150393">
    <w:abstractNumId w:val="4"/>
  </w:num>
  <w:num w:numId="14" w16cid:durableId="21298859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3A2"/>
    <w:rsid w:val="00433FDD"/>
    <w:rsid w:val="00A954DE"/>
    <w:rsid w:val="00AD56B9"/>
    <w:rsid w:val="00C323A2"/>
    <w:rsid w:val="00D477E3"/>
    <w:rsid w:val="00E97DE0"/>
    <w:rsid w:val="00F12A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D11836-F24E-4699-B61A-DCB18C616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3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23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23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23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23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23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3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3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3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3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23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23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23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23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23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3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3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3A2"/>
    <w:rPr>
      <w:rFonts w:eastAsiaTheme="majorEastAsia" w:cstheme="majorBidi"/>
      <w:color w:val="272727" w:themeColor="text1" w:themeTint="D8"/>
    </w:rPr>
  </w:style>
  <w:style w:type="paragraph" w:styleId="Title">
    <w:name w:val="Title"/>
    <w:basedOn w:val="Normal"/>
    <w:next w:val="Normal"/>
    <w:link w:val="TitleChar"/>
    <w:uiPriority w:val="10"/>
    <w:qFormat/>
    <w:rsid w:val="00C323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3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3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3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3A2"/>
    <w:pPr>
      <w:spacing w:before="160"/>
      <w:jc w:val="center"/>
    </w:pPr>
    <w:rPr>
      <w:i/>
      <w:iCs/>
      <w:color w:val="404040" w:themeColor="text1" w:themeTint="BF"/>
    </w:rPr>
  </w:style>
  <w:style w:type="character" w:customStyle="1" w:styleId="QuoteChar">
    <w:name w:val="Quote Char"/>
    <w:basedOn w:val="DefaultParagraphFont"/>
    <w:link w:val="Quote"/>
    <w:uiPriority w:val="29"/>
    <w:rsid w:val="00C323A2"/>
    <w:rPr>
      <w:i/>
      <w:iCs/>
      <w:color w:val="404040" w:themeColor="text1" w:themeTint="BF"/>
    </w:rPr>
  </w:style>
  <w:style w:type="paragraph" w:styleId="ListParagraph">
    <w:name w:val="List Paragraph"/>
    <w:basedOn w:val="Normal"/>
    <w:uiPriority w:val="34"/>
    <w:qFormat/>
    <w:rsid w:val="00C323A2"/>
    <w:pPr>
      <w:ind w:left="720"/>
      <w:contextualSpacing/>
    </w:pPr>
  </w:style>
  <w:style w:type="character" w:styleId="IntenseEmphasis">
    <w:name w:val="Intense Emphasis"/>
    <w:basedOn w:val="DefaultParagraphFont"/>
    <w:uiPriority w:val="21"/>
    <w:qFormat/>
    <w:rsid w:val="00C323A2"/>
    <w:rPr>
      <w:i/>
      <w:iCs/>
      <w:color w:val="2F5496" w:themeColor="accent1" w:themeShade="BF"/>
    </w:rPr>
  </w:style>
  <w:style w:type="paragraph" w:styleId="IntenseQuote">
    <w:name w:val="Intense Quote"/>
    <w:basedOn w:val="Normal"/>
    <w:next w:val="Normal"/>
    <w:link w:val="IntenseQuoteChar"/>
    <w:uiPriority w:val="30"/>
    <w:qFormat/>
    <w:rsid w:val="00C323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23A2"/>
    <w:rPr>
      <w:i/>
      <w:iCs/>
      <w:color w:val="2F5496" w:themeColor="accent1" w:themeShade="BF"/>
    </w:rPr>
  </w:style>
  <w:style w:type="character" w:styleId="IntenseReference">
    <w:name w:val="Intense Reference"/>
    <w:basedOn w:val="DefaultParagraphFont"/>
    <w:uiPriority w:val="32"/>
    <w:qFormat/>
    <w:rsid w:val="00C323A2"/>
    <w:rPr>
      <w:b/>
      <w:bCs/>
      <w:smallCaps/>
      <w:color w:val="2F5496" w:themeColor="accent1" w:themeShade="BF"/>
      <w:spacing w:val="5"/>
    </w:rPr>
  </w:style>
  <w:style w:type="character" w:styleId="Hyperlink">
    <w:name w:val="Hyperlink"/>
    <w:basedOn w:val="DefaultParagraphFont"/>
    <w:uiPriority w:val="99"/>
    <w:unhideWhenUsed/>
    <w:rsid w:val="00AD56B9"/>
    <w:rPr>
      <w:color w:val="0563C1" w:themeColor="hyperlink"/>
      <w:u w:val="single"/>
    </w:rPr>
  </w:style>
  <w:style w:type="character" w:styleId="UnresolvedMention">
    <w:name w:val="Unresolved Mention"/>
    <w:basedOn w:val="DefaultParagraphFont"/>
    <w:uiPriority w:val="99"/>
    <w:semiHidden/>
    <w:unhideWhenUsed/>
    <w:rsid w:val="00AD56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rmnetnz.org/topics/smoking-and-its-effects-on-the-skin" TargetMode="External"/><Relationship Id="rId18" Type="http://schemas.openxmlformats.org/officeDocument/2006/relationships/hyperlink" Target="https://dermnetnz.org/topics/topical-retinoids" TargetMode="External"/><Relationship Id="rId26" Type="http://schemas.openxmlformats.org/officeDocument/2006/relationships/hyperlink" Target="https://dermnetnz.org/topics/botulinum-toxin" TargetMode="External"/><Relationship Id="rId39" Type="http://schemas.openxmlformats.org/officeDocument/2006/relationships/image" Target="media/image1.jpeg"/><Relationship Id="rId21" Type="http://schemas.openxmlformats.org/officeDocument/2006/relationships/hyperlink" Target="https://dermnetnz.org/topics/chemical-peels" TargetMode="External"/><Relationship Id="rId34" Type="http://schemas.openxmlformats.org/officeDocument/2006/relationships/hyperlink" Target="http://www.skincareguide.com/" TargetMode="External"/><Relationship Id="rId42" Type="http://schemas.openxmlformats.org/officeDocument/2006/relationships/theme" Target="theme/theme1.xml"/><Relationship Id="rId7" Type="http://schemas.openxmlformats.org/officeDocument/2006/relationships/hyperlink" Target="https://dermnetnz.org/topics/facial-lines-and-wrinkles?utm_source=chatgpt.com" TargetMode="External"/><Relationship Id="rId2" Type="http://schemas.openxmlformats.org/officeDocument/2006/relationships/styles" Target="styles.xml"/><Relationship Id="rId16" Type="http://schemas.openxmlformats.org/officeDocument/2006/relationships/hyperlink" Target="https://dermnetnz.org/topics/emollients-and-moisturisers" TargetMode="External"/><Relationship Id="rId20" Type="http://schemas.openxmlformats.org/officeDocument/2006/relationships/hyperlink" Target="https://dermnetnz.org/topics/alpha-hydroxy-acid-facial-treatments" TargetMode="External"/><Relationship Id="rId29" Type="http://schemas.openxmlformats.org/officeDocument/2006/relationships/hyperlink" Target="https://dermnetnz.org/topics/skin-cancer"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ermnetnz.org/topics/facial-lines-and-wrinkles?utm_source=chatgpt.com" TargetMode="External"/><Relationship Id="rId11" Type="http://schemas.openxmlformats.org/officeDocument/2006/relationships/hyperlink" Target="https://dermnetnz.org/topics/actinic-keratosis" TargetMode="External"/><Relationship Id="rId24" Type="http://schemas.openxmlformats.org/officeDocument/2006/relationships/hyperlink" Target="https://dermnetnz.org/topics/intense-pulsed-light-therapy" TargetMode="External"/><Relationship Id="rId32" Type="http://schemas.openxmlformats.org/officeDocument/2006/relationships/hyperlink" Target="https://dermnetnz.org/topics/skin-phototype" TargetMode="External"/><Relationship Id="rId37" Type="http://schemas.openxmlformats.org/officeDocument/2006/relationships/hyperlink" Target="https://dermnetnz.org/topics/books-about-the-skin/" TargetMode="External"/><Relationship Id="rId40" Type="http://schemas.openxmlformats.org/officeDocument/2006/relationships/image" Target="media/image2.jpeg"/><Relationship Id="rId5" Type="http://schemas.openxmlformats.org/officeDocument/2006/relationships/hyperlink" Target="https://dermnetnz.org/topics/facial-lines-and-wrinkles?utm_source=chatgpt.com" TargetMode="External"/><Relationship Id="rId15" Type="http://schemas.openxmlformats.org/officeDocument/2006/relationships/hyperlink" Target="https://dermnetnz.org/topics/topical-sunscreen-agents" TargetMode="External"/><Relationship Id="rId23" Type="http://schemas.openxmlformats.org/officeDocument/2006/relationships/hyperlink" Target="https://dermnetnz.org/topics/laser-resurfacing" TargetMode="External"/><Relationship Id="rId28" Type="http://schemas.openxmlformats.org/officeDocument/2006/relationships/hyperlink" Target="https://dermnetnz.org/topics/brown-spots-and-freckles" TargetMode="External"/><Relationship Id="rId36" Type="http://schemas.openxmlformats.org/officeDocument/2006/relationships/hyperlink" Target="http://www.skincarephysicians.com/agingskinnet/index.html" TargetMode="External"/><Relationship Id="rId10" Type="http://schemas.openxmlformats.org/officeDocument/2006/relationships/hyperlink" Target="https://dermnetnz.org/topics/skin-phototype" TargetMode="External"/><Relationship Id="rId19" Type="http://schemas.openxmlformats.org/officeDocument/2006/relationships/hyperlink" Target="https://dermnetnz.org/topics/topical-vitamin-c" TargetMode="External"/><Relationship Id="rId31" Type="http://schemas.openxmlformats.org/officeDocument/2006/relationships/hyperlink" Target="https://dermnetnz.org/topics/procedures-to-treat-the-skin" TargetMode="External"/><Relationship Id="rId4" Type="http://schemas.openxmlformats.org/officeDocument/2006/relationships/webSettings" Target="webSettings.xml"/><Relationship Id="rId9" Type="http://schemas.openxmlformats.org/officeDocument/2006/relationships/hyperlink" Target="https://dermnetnz.org/topics/ageing-skin" TargetMode="External"/><Relationship Id="rId14" Type="http://schemas.openxmlformats.org/officeDocument/2006/relationships/hyperlink" Target="https://dermnetnz.org/topics/sun-protection" TargetMode="External"/><Relationship Id="rId22" Type="http://schemas.openxmlformats.org/officeDocument/2006/relationships/hyperlink" Target="https://dermnetnz.org/topics/dermabrasion" TargetMode="External"/><Relationship Id="rId27" Type="http://schemas.openxmlformats.org/officeDocument/2006/relationships/hyperlink" Target="https://dermnetnz.org/topics/ageing-skin" TargetMode="External"/><Relationship Id="rId30" Type="http://schemas.openxmlformats.org/officeDocument/2006/relationships/hyperlink" Target="https://dermnetnz.org/topics/seborrhoeic-keratosis" TargetMode="External"/><Relationship Id="rId35" Type="http://schemas.openxmlformats.org/officeDocument/2006/relationships/hyperlink" Target="http://emedicine.medscape.com/article/842711-overview" TargetMode="External"/><Relationship Id="rId8" Type="http://schemas.openxmlformats.org/officeDocument/2006/relationships/hyperlink" Target="https://dermnetnz.org/topics/facial-lines-and-wrinkles?utm_source=chatgpt.com" TargetMode="External"/><Relationship Id="rId3" Type="http://schemas.openxmlformats.org/officeDocument/2006/relationships/settings" Target="settings.xml"/><Relationship Id="rId12" Type="http://schemas.openxmlformats.org/officeDocument/2006/relationships/hyperlink" Target="https://dermnetnz.org/topics/skin-tension-lines" TargetMode="External"/><Relationship Id="rId17" Type="http://schemas.openxmlformats.org/officeDocument/2006/relationships/hyperlink" Target="https://dermnetnz.org/topics/soaps-and-cleansers" TargetMode="External"/><Relationship Id="rId25" Type="http://schemas.openxmlformats.org/officeDocument/2006/relationships/hyperlink" Target="https://dermnetnz.org/topics/dermal-fillers-and-augmentation-procedures" TargetMode="External"/><Relationship Id="rId33" Type="http://schemas.openxmlformats.org/officeDocument/2006/relationships/hyperlink" Target="http://www.wrinkles.org/" TargetMode="External"/><Relationship Id="rId38" Type="http://schemas.openxmlformats.org/officeDocument/2006/relationships/hyperlink" Target="https://www.amazon.com/Dermatology-Made-second-Amanda-Oakley-dp-1914961161/dp/1914961161/ref=dp_ob_title_bk?&amp;_encoding=UTF8&amp;tag=nzdermnet-20&amp;linkCode=ur2&amp;linkId=2addc7901a76f7726fa42eeeea7a28ea&amp;camp=1789&amp;creative=93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3904</Words>
  <Characters>22254</Characters>
  <Application>Microsoft Office Word</Application>
  <DocSecurity>0</DocSecurity>
  <Lines>185</Lines>
  <Paragraphs>52</Paragraphs>
  <ScaleCrop>false</ScaleCrop>
  <Company/>
  <LinksUpToDate>false</LinksUpToDate>
  <CharactersWithSpaces>26106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Jaybhaye</dc:creator>
  <cp:keywords/>
  <dc:description/>
  <cp:lastModifiedBy>Aditya Jaybhaye</cp:lastModifiedBy>
  <cp:revision>2</cp:revision>
  <dcterms:created xsi:type="dcterms:W3CDTF">2026-08-19T11:59:00Z</dcterms:created>
  <dcterms:modified xsi:type="dcterms:W3CDTF">2026-08-19T12:01:00Z</dcterms:modified>
</cp:coreProperties>
</file>