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A76A" w14:textId="77777777" w:rsidR="00AD5697" w:rsidRPr="00AD5697" w:rsidRDefault="00AD5697" w:rsidP="00AD5697">
      <w:pPr>
        <w:rPr>
          <w:b/>
          <w:bCs/>
        </w:rPr>
      </w:pPr>
      <w:r w:rsidRPr="00AD5697">
        <w:rPr>
          <w:b/>
          <w:bCs/>
        </w:rPr>
        <w:t>Melasma</w:t>
      </w:r>
    </w:p>
    <w:p w14:paraId="0B75730A" w14:textId="77777777" w:rsidR="00AD5697" w:rsidRPr="00AD5697" w:rsidRDefault="00AD5697" w:rsidP="00AD5697"/>
    <w:p w14:paraId="33CAFED5" w14:textId="77777777" w:rsidR="00AD5697" w:rsidRPr="00AD5697" w:rsidRDefault="00AD5697" w:rsidP="00AD5697">
      <w:r w:rsidRPr="00AD5697">
        <w:t>Authors: A/Prof Amanda Oakley, Dermatologist, Hamilton, New Zealand. 1997/2014. Updated: Dr Brent J Doolan, Dermatology Research Fellow, The Skin Hospital, Sydney NSW, Australia. Dr Monisha Gupta, Dermatologist, The Skin Hospital, Sydney NSW, Australia. Copy edited by Gus Mitchell. October 2020. Minor update December 2025.</w:t>
      </w:r>
    </w:p>
    <w:p w14:paraId="0D9EEDB3" w14:textId="77777777" w:rsidR="00AD5697" w:rsidRPr="00AD5697" w:rsidRDefault="00AD5697" w:rsidP="00AD5697">
      <w:hyperlink r:id="rId5" w:anchor="Introduction%3Cbr%20/%3E" w:history="1">
        <w:r w:rsidRPr="00AD5697">
          <w:rPr>
            <w:rStyle w:val="Hyperlink"/>
          </w:rPr>
          <w:t>Introduction</w:t>
        </w:r>
        <w:r w:rsidRPr="00AD5697">
          <w:rPr>
            <w:rStyle w:val="Hyperlink"/>
          </w:rPr>
          <w:br/>
        </w:r>
      </w:hyperlink>
      <w:r w:rsidRPr="00AD5697">
        <w:t> </w:t>
      </w:r>
      <w:hyperlink r:id="rId6" w:anchor="Demographics%3Cbr%20/%3E" w:history="1">
        <w:r w:rsidRPr="00AD5697">
          <w:rPr>
            <w:rStyle w:val="Hyperlink"/>
          </w:rPr>
          <w:t>Demographics</w:t>
        </w:r>
        <w:r w:rsidRPr="00AD5697">
          <w:rPr>
            <w:rStyle w:val="Hyperlink"/>
          </w:rPr>
          <w:br/>
        </w:r>
      </w:hyperlink>
      <w:r w:rsidRPr="00AD5697">
        <w:t> </w:t>
      </w:r>
      <w:hyperlink r:id="rId7" w:anchor="Causes%3Cbr%20/%3E" w:history="1">
        <w:r w:rsidRPr="00AD5697">
          <w:rPr>
            <w:rStyle w:val="Hyperlink"/>
          </w:rPr>
          <w:t>Causes</w:t>
        </w:r>
        <w:r w:rsidRPr="00AD5697">
          <w:rPr>
            <w:rStyle w:val="Hyperlink"/>
          </w:rPr>
          <w:br/>
        </w:r>
      </w:hyperlink>
      <w:r w:rsidRPr="00AD5697">
        <w:t> </w:t>
      </w:r>
      <w:hyperlink r:id="rId8" w:anchor="Clinical%20features%3Cbr%20/%3E" w:history="1">
        <w:r w:rsidRPr="00AD5697">
          <w:rPr>
            <w:rStyle w:val="Hyperlink"/>
          </w:rPr>
          <w:t>Clinical features</w:t>
        </w:r>
        <w:r w:rsidRPr="00AD5697">
          <w:rPr>
            <w:rStyle w:val="Hyperlink"/>
          </w:rPr>
          <w:br/>
        </w:r>
      </w:hyperlink>
      <w:r w:rsidRPr="00AD5697">
        <w:t> </w:t>
      </w:r>
      <w:hyperlink r:id="rId9" w:anchor="Complications%3Cbr%20/%3E" w:history="1">
        <w:r w:rsidRPr="00AD5697">
          <w:rPr>
            <w:rStyle w:val="Hyperlink"/>
          </w:rPr>
          <w:t>Complications</w:t>
        </w:r>
        <w:r w:rsidRPr="00AD5697">
          <w:rPr>
            <w:rStyle w:val="Hyperlink"/>
          </w:rPr>
          <w:br/>
        </w:r>
      </w:hyperlink>
      <w:r w:rsidRPr="00AD5697">
        <w:t> </w:t>
      </w:r>
      <w:hyperlink r:id="rId10" w:anchor="Diagnosis%3Cbr%20/%3E" w:history="1">
        <w:r w:rsidRPr="00AD5697">
          <w:rPr>
            <w:rStyle w:val="Hyperlink"/>
          </w:rPr>
          <w:t>Diagnosis</w:t>
        </w:r>
        <w:r w:rsidRPr="00AD5697">
          <w:rPr>
            <w:rStyle w:val="Hyperlink"/>
          </w:rPr>
          <w:br/>
        </w:r>
      </w:hyperlink>
      <w:r w:rsidRPr="00AD5697">
        <w:t> </w:t>
      </w:r>
      <w:hyperlink r:id="rId11" w:anchor="Differential%20diagnoses%3Cbr%20/%3E" w:history="1">
        <w:r w:rsidRPr="00AD5697">
          <w:rPr>
            <w:rStyle w:val="Hyperlink"/>
          </w:rPr>
          <w:t>Differential diagnoses</w:t>
        </w:r>
        <w:r w:rsidRPr="00AD5697">
          <w:rPr>
            <w:rStyle w:val="Hyperlink"/>
          </w:rPr>
          <w:br/>
        </w:r>
      </w:hyperlink>
      <w:r w:rsidRPr="00AD5697">
        <w:t> </w:t>
      </w:r>
      <w:hyperlink r:id="rId12" w:anchor="Treatment%3Cbr%20/%3E" w:history="1">
        <w:r w:rsidRPr="00AD5697">
          <w:rPr>
            <w:rStyle w:val="Hyperlink"/>
          </w:rPr>
          <w:t>Treatment</w:t>
        </w:r>
        <w:r w:rsidRPr="00AD5697">
          <w:rPr>
            <w:rStyle w:val="Hyperlink"/>
          </w:rPr>
          <w:br/>
        </w:r>
      </w:hyperlink>
      <w:r w:rsidRPr="00AD5697">
        <w:t> </w:t>
      </w:r>
      <w:hyperlink r:id="rId13" w:anchor="Outcome" w:history="1">
        <w:r w:rsidRPr="00AD5697">
          <w:rPr>
            <w:rStyle w:val="Hyperlink"/>
          </w:rPr>
          <w:t>Outcome</w:t>
        </w:r>
      </w:hyperlink>
    </w:p>
    <w:p w14:paraId="2511A7F9" w14:textId="77777777" w:rsidR="00AD5697" w:rsidRPr="00AD5697" w:rsidRDefault="00AD5697" w:rsidP="00AD5697">
      <w:pPr>
        <w:rPr>
          <w:b/>
          <w:bCs/>
        </w:rPr>
      </w:pPr>
      <w:r w:rsidRPr="00AD5697">
        <w:rPr>
          <w:b/>
          <w:bCs/>
        </w:rPr>
        <w:t>What is melasma?</w:t>
      </w:r>
    </w:p>
    <w:p w14:paraId="3165BAEC" w14:textId="77777777" w:rsidR="00AD5697" w:rsidRPr="00AD5697" w:rsidRDefault="00AD5697" w:rsidP="00AD5697">
      <w:r w:rsidRPr="00AD5697">
        <w:t>Melasma is a common acquired skin disorder that presents as a bilateral, blotchy, brownish facial pigmentation.</w:t>
      </w:r>
    </w:p>
    <w:p w14:paraId="26C0C3CE" w14:textId="77777777" w:rsidR="00AD5697" w:rsidRPr="00AD5697" w:rsidRDefault="00AD5697" w:rsidP="00AD5697">
      <w:r w:rsidRPr="00AD5697">
        <w:t>This form of facial pigmentation was previously called </w:t>
      </w:r>
      <w:r w:rsidRPr="00AD5697">
        <w:rPr>
          <w:i/>
          <w:iCs/>
        </w:rPr>
        <w:t>chloasma</w:t>
      </w:r>
      <w:r w:rsidRPr="00AD5697">
        <w:t>, but as this derives from the Greek meaning ‘to become green’, the term </w:t>
      </w:r>
      <w:r w:rsidRPr="00AD5697">
        <w:rPr>
          <w:i/>
          <w:iCs/>
        </w:rPr>
        <w:t>melasma</w:t>
      </w:r>
      <w:r w:rsidRPr="00AD5697">
        <w:t> (brown skin) is preferred. It was also known as the ‘mask of pregnancy’.</w:t>
      </w:r>
    </w:p>
    <w:p w14:paraId="4C248808" w14:textId="77777777" w:rsidR="00AD5697" w:rsidRPr="00AD5697" w:rsidRDefault="00AD5697" w:rsidP="00AD5697">
      <w:pPr>
        <w:rPr>
          <w:b/>
          <w:bCs/>
        </w:rPr>
      </w:pPr>
      <w:r w:rsidRPr="00AD5697">
        <w:rPr>
          <w:b/>
          <w:bCs/>
        </w:rPr>
        <w:t>Who gets melasma?</w:t>
      </w:r>
    </w:p>
    <w:p w14:paraId="30837EB6" w14:textId="77777777" w:rsidR="00AD5697" w:rsidRPr="00AD5697" w:rsidRDefault="00AD5697" w:rsidP="00AD5697">
      <w:r w:rsidRPr="00AD5697">
        <w:t>Melasma is more common in women than in men, with an onset typically between the ages of 20 and 40 years. Melasma is most common in people who tan easily or have naturally brown skin (</w:t>
      </w:r>
      <w:hyperlink r:id="rId14" w:history="1">
        <w:r w:rsidRPr="00AD5697">
          <w:rPr>
            <w:rStyle w:val="Hyperlink"/>
          </w:rPr>
          <w:t>Fitzpatrick skin phototypes</w:t>
        </w:r>
      </w:hyperlink>
      <w:r w:rsidRPr="00AD5697">
        <w:t> III, IV). It is less common in people with fair skin (Fitzpatrick types I, II) or black skin (Fitzpatrick types V, VI).</w:t>
      </w:r>
    </w:p>
    <w:p w14:paraId="3FA0E3DC" w14:textId="77777777" w:rsidR="00AD5697" w:rsidRPr="00AD5697" w:rsidRDefault="00AD5697" w:rsidP="00AD5697">
      <w:pPr>
        <w:rPr>
          <w:b/>
          <w:bCs/>
        </w:rPr>
      </w:pPr>
      <w:r w:rsidRPr="00AD5697">
        <w:rPr>
          <w:b/>
          <w:bCs/>
        </w:rPr>
        <w:t>What causes melasma?</w:t>
      </w:r>
    </w:p>
    <w:p w14:paraId="1A523D4D" w14:textId="77777777" w:rsidR="00AD5697" w:rsidRPr="00AD5697" w:rsidRDefault="00AD5697" w:rsidP="00AD5697">
      <w:r w:rsidRPr="00AD5697">
        <w:t>The cause of melasma is complex; it has been proposed to be a photoageing disorder in genetically predisposed individuals. The pigmentation ultimately results from the overproduction of melanin by melanocytes (pigment cells); either taken up by keratinocytes (epidermal melanosis) and/or deposited in the dermis (dermal melanosis, melanophages).</w:t>
      </w:r>
    </w:p>
    <w:p w14:paraId="6006664C" w14:textId="77777777" w:rsidR="00AD5697" w:rsidRPr="00AD5697" w:rsidRDefault="00AD5697" w:rsidP="00AD5697">
      <w:r w:rsidRPr="00AD5697">
        <w:t>Factors implicated in the development of melasma include:</w:t>
      </w:r>
    </w:p>
    <w:p w14:paraId="708F5BB5" w14:textId="77777777" w:rsidR="00AD5697" w:rsidRPr="00AD5697" w:rsidRDefault="00AD5697" w:rsidP="00AD5697">
      <w:pPr>
        <w:numPr>
          <w:ilvl w:val="0"/>
          <w:numId w:val="1"/>
        </w:numPr>
      </w:pPr>
      <w:r w:rsidRPr="00AD5697">
        <w:t>Family history — 60% report affected family members</w:t>
      </w:r>
    </w:p>
    <w:p w14:paraId="46BE1063" w14:textId="77777777" w:rsidR="00AD5697" w:rsidRPr="00AD5697" w:rsidRDefault="00AD5697" w:rsidP="00AD5697">
      <w:pPr>
        <w:numPr>
          <w:ilvl w:val="0"/>
          <w:numId w:val="1"/>
        </w:numPr>
      </w:pPr>
      <w:r w:rsidRPr="00AD5697">
        <w:t>Sun exposure — ultraviolet and visible light promote melanin production</w:t>
      </w:r>
    </w:p>
    <w:p w14:paraId="04877385" w14:textId="77777777" w:rsidR="00AD5697" w:rsidRPr="00AD5697" w:rsidRDefault="00AD5697" w:rsidP="00AD5697">
      <w:pPr>
        <w:numPr>
          <w:ilvl w:val="0"/>
          <w:numId w:val="1"/>
        </w:numPr>
      </w:pPr>
      <w:r w:rsidRPr="00AD5697">
        <w:t>Hormones — </w:t>
      </w:r>
      <w:hyperlink r:id="rId15" w:history="1">
        <w:r w:rsidRPr="00AD5697">
          <w:rPr>
            <w:rStyle w:val="Hyperlink"/>
          </w:rPr>
          <w:t>pregnancy</w:t>
        </w:r>
      </w:hyperlink>
      <w:r w:rsidRPr="00AD5697">
        <w:t> and the use of oestrogen/progesterone-containing </w:t>
      </w:r>
      <w:hyperlink r:id="rId16" w:history="1">
        <w:r w:rsidRPr="00AD5697">
          <w:rPr>
            <w:rStyle w:val="Hyperlink"/>
          </w:rPr>
          <w:t>oral contraceptives</w:t>
        </w:r>
      </w:hyperlink>
      <w:r w:rsidRPr="00AD5697">
        <w:t>, intrauterine devices, implants, and hormone replacement therapy, are implicated in one-quarter of affected women; </w:t>
      </w:r>
      <w:hyperlink r:id="rId17" w:history="1">
        <w:r w:rsidRPr="00AD5697">
          <w:rPr>
            <w:rStyle w:val="Hyperlink"/>
          </w:rPr>
          <w:t>thyroid disorders</w:t>
        </w:r>
      </w:hyperlink>
      <w:r w:rsidRPr="00AD5697">
        <w:t> can be associated with melasma</w:t>
      </w:r>
    </w:p>
    <w:p w14:paraId="5B6768B7" w14:textId="77777777" w:rsidR="00AD5697" w:rsidRPr="00AD5697" w:rsidRDefault="00AD5697" w:rsidP="00AD5697">
      <w:pPr>
        <w:numPr>
          <w:ilvl w:val="0"/>
          <w:numId w:val="1"/>
        </w:numPr>
      </w:pPr>
      <w:r w:rsidRPr="00AD5697">
        <w:lastRenderedPageBreak/>
        <w:t>Medications and scented products — new targeted therapies for cancer and perfumed soaps, toiletries, and cosmetics may cause a phototoxic reaction to trigger melasma</w:t>
      </w:r>
    </w:p>
    <w:p w14:paraId="2929258D" w14:textId="77777777" w:rsidR="00AD5697" w:rsidRPr="00AD5697" w:rsidRDefault="00AD5697" w:rsidP="00AD5697">
      <w:pPr>
        <w:numPr>
          <w:ilvl w:val="0"/>
          <w:numId w:val="1"/>
        </w:numPr>
      </w:pPr>
      <w:r w:rsidRPr="00AD5697">
        <w:t>Researchers are examining the roles of stem cell, neural, vascular, and local hormonal factors in promoting melanocyte activation.</w:t>
      </w:r>
    </w:p>
    <w:p w14:paraId="2A92495F" w14:textId="77777777" w:rsidR="00AD5697" w:rsidRPr="00AD5697" w:rsidRDefault="00AD5697" w:rsidP="00AD5697">
      <w:pPr>
        <w:rPr>
          <w:b/>
          <w:bCs/>
        </w:rPr>
      </w:pPr>
      <w:r w:rsidRPr="00AD5697">
        <w:rPr>
          <w:b/>
          <w:bCs/>
        </w:rPr>
        <w:t>What are the clinical features of melasma?</w:t>
      </w:r>
    </w:p>
    <w:p w14:paraId="49158F5D" w14:textId="77777777" w:rsidR="00AD5697" w:rsidRPr="00AD5697" w:rsidRDefault="00AD5697" w:rsidP="00AD5697">
      <w:r w:rsidRPr="00AD5697">
        <w:t>Melasma presents as bilateral, asymptomatic, light-to-dark brown macules or patches with irregular borders.</w:t>
      </w:r>
    </w:p>
    <w:p w14:paraId="5B29B20F" w14:textId="77777777" w:rsidR="00AD5697" w:rsidRPr="00AD5697" w:rsidRDefault="00AD5697" w:rsidP="00AD5697">
      <w:r w:rsidRPr="00AD5697">
        <w:t>Distinct patterns include:</w:t>
      </w:r>
    </w:p>
    <w:p w14:paraId="69A0CA08" w14:textId="77777777" w:rsidR="00AD5697" w:rsidRPr="00AD5697" w:rsidRDefault="00AD5697" w:rsidP="00AD5697">
      <w:pPr>
        <w:numPr>
          <w:ilvl w:val="0"/>
          <w:numId w:val="2"/>
        </w:numPr>
      </w:pPr>
      <w:r w:rsidRPr="00AD5697">
        <w:t>Centrofacial — forehead, cheeks, nose, upper lip (sparing the philtrum); 50-80% of presentations</w:t>
      </w:r>
    </w:p>
    <w:p w14:paraId="587373EA" w14:textId="77777777" w:rsidR="00AD5697" w:rsidRPr="00AD5697" w:rsidRDefault="00AD5697" w:rsidP="00AD5697">
      <w:pPr>
        <w:numPr>
          <w:ilvl w:val="0"/>
          <w:numId w:val="2"/>
        </w:numPr>
      </w:pPr>
      <w:r w:rsidRPr="00AD5697">
        <w:t>Malar — cheeks, nose</w:t>
      </w:r>
    </w:p>
    <w:p w14:paraId="6032BE22" w14:textId="77777777" w:rsidR="00AD5697" w:rsidRPr="00AD5697" w:rsidRDefault="00AD5697" w:rsidP="00AD5697">
      <w:pPr>
        <w:numPr>
          <w:ilvl w:val="0"/>
          <w:numId w:val="2"/>
        </w:numPr>
      </w:pPr>
      <w:r w:rsidRPr="00AD5697">
        <w:t>Mandibular — jawline, chin</w:t>
      </w:r>
    </w:p>
    <w:p w14:paraId="15B50E4C" w14:textId="77777777" w:rsidR="00AD5697" w:rsidRPr="00AD5697" w:rsidRDefault="00AD5697" w:rsidP="00AD5697">
      <w:pPr>
        <w:numPr>
          <w:ilvl w:val="0"/>
          <w:numId w:val="2"/>
        </w:numPr>
      </w:pPr>
      <w:r w:rsidRPr="00AD5697">
        <w:t>Erythosis pigmentosa faciei — reddened or inflamed</w:t>
      </w:r>
    </w:p>
    <w:p w14:paraId="5DF23B52" w14:textId="77777777" w:rsidR="00AD5697" w:rsidRPr="00AD5697" w:rsidRDefault="00AD5697" w:rsidP="00AD5697">
      <w:pPr>
        <w:numPr>
          <w:ilvl w:val="0"/>
          <w:numId w:val="2"/>
        </w:numPr>
      </w:pPr>
      <w:r w:rsidRPr="00AD5697">
        <w:t>Extrafacial — forearms, upper arms, shoulders in a sun-exposed distribution.</w:t>
      </w:r>
    </w:p>
    <w:p w14:paraId="30DA9E18" w14:textId="77777777" w:rsidR="00AD5697" w:rsidRPr="00AD5697" w:rsidRDefault="00AD5697" w:rsidP="00AD5697">
      <w:r w:rsidRPr="00AD5697">
        <w:t>Melasma can be separated into epidermal, dermal, and mixed types, depending on the level of increased melanin in the skin.</w:t>
      </w:r>
    </w:p>
    <w:p w14:paraId="4DEFC85F" w14:textId="77777777" w:rsidR="00AD5697" w:rsidRPr="00AD5697" w:rsidRDefault="00AD5697" w:rsidP="00AD5697">
      <w:pPr>
        <w:rPr>
          <w:b/>
          <w:bCs/>
        </w:rPr>
      </w:pPr>
      <w:r w:rsidRPr="00AD5697">
        <w:rPr>
          <w:b/>
          <w:bCs/>
        </w:rPr>
        <w:t>Epidermal melasma</w:t>
      </w:r>
    </w:p>
    <w:p w14:paraId="02E6D38F" w14:textId="77777777" w:rsidR="00AD5697" w:rsidRPr="00AD5697" w:rsidRDefault="00AD5697" w:rsidP="00AD5697">
      <w:r w:rsidRPr="00AD5697">
        <w:t>Epidermal melasma is defined by:</w:t>
      </w:r>
    </w:p>
    <w:p w14:paraId="6C4ECFC4" w14:textId="77777777" w:rsidR="00AD5697" w:rsidRPr="00AD5697" w:rsidRDefault="00AD5697" w:rsidP="00AD5697">
      <w:pPr>
        <w:numPr>
          <w:ilvl w:val="0"/>
          <w:numId w:val="3"/>
        </w:numPr>
      </w:pPr>
      <w:r w:rsidRPr="00AD5697">
        <w:t>Border: well-defined</w:t>
      </w:r>
    </w:p>
    <w:p w14:paraId="2685829A" w14:textId="77777777" w:rsidR="00AD5697" w:rsidRPr="00AD5697" w:rsidRDefault="00AD5697" w:rsidP="00AD5697">
      <w:pPr>
        <w:numPr>
          <w:ilvl w:val="0"/>
          <w:numId w:val="3"/>
        </w:numPr>
      </w:pPr>
      <w:r w:rsidRPr="00AD5697">
        <w:t>Colour: dark brown</w:t>
      </w:r>
    </w:p>
    <w:p w14:paraId="6AF003D1" w14:textId="77777777" w:rsidR="00AD5697" w:rsidRPr="00AD5697" w:rsidRDefault="00AD5697" w:rsidP="00AD5697">
      <w:pPr>
        <w:numPr>
          <w:ilvl w:val="0"/>
          <w:numId w:val="3"/>
        </w:numPr>
      </w:pPr>
      <w:hyperlink r:id="rId18" w:history="1">
        <w:r w:rsidRPr="00AD5697">
          <w:rPr>
            <w:rStyle w:val="Hyperlink"/>
          </w:rPr>
          <w:t>Wood lamp</w:t>
        </w:r>
      </w:hyperlink>
      <w:r w:rsidRPr="00AD5697">
        <w:t>: appears more obvious</w:t>
      </w:r>
    </w:p>
    <w:p w14:paraId="14CF59C5" w14:textId="77777777" w:rsidR="00AD5697" w:rsidRPr="00AD5697" w:rsidRDefault="00AD5697" w:rsidP="00AD5697">
      <w:pPr>
        <w:numPr>
          <w:ilvl w:val="0"/>
          <w:numId w:val="3"/>
        </w:numPr>
      </w:pPr>
      <w:hyperlink r:id="rId19" w:history="1">
        <w:r w:rsidRPr="00AD5697">
          <w:rPr>
            <w:rStyle w:val="Hyperlink"/>
          </w:rPr>
          <w:t>Dermoscopy</w:t>
        </w:r>
      </w:hyperlink>
      <w:r w:rsidRPr="00AD5697">
        <w:t>: Scattered islands of brown reticular network with dark fine granules</w:t>
      </w:r>
    </w:p>
    <w:p w14:paraId="71B3A352" w14:textId="77777777" w:rsidR="00AD5697" w:rsidRPr="00AD5697" w:rsidRDefault="00AD5697" w:rsidP="00AD5697">
      <w:pPr>
        <w:numPr>
          <w:ilvl w:val="0"/>
          <w:numId w:val="3"/>
        </w:numPr>
      </w:pPr>
      <w:r w:rsidRPr="00AD5697">
        <w:t>Treatment: usually has a good response.</w:t>
      </w:r>
    </w:p>
    <w:p w14:paraId="138D68F1" w14:textId="77777777" w:rsidR="00AD5697" w:rsidRPr="00AD5697" w:rsidRDefault="00AD5697" w:rsidP="00AD5697">
      <w:pPr>
        <w:rPr>
          <w:b/>
          <w:bCs/>
        </w:rPr>
      </w:pPr>
      <w:r w:rsidRPr="00AD5697">
        <w:rPr>
          <w:b/>
          <w:bCs/>
        </w:rPr>
        <w:t>Dermal melasma</w:t>
      </w:r>
    </w:p>
    <w:p w14:paraId="32FFAB9C" w14:textId="77777777" w:rsidR="00AD5697" w:rsidRPr="00AD5697" w:rsidRDefault="00AD5697" w:rsidP="00AD5697">
      <w:r w:rsidRPr="00AD5697">
        <w:t>Dermal melasma is defined by:</w:t>
      </w:r>
    </w:p>
    <w:p w14:paraId="15675325" w14:textId="77777777" w:rsidR="00AD5697" w:rsidRPr="00AD5697" w:rsidRDefault="00AD5697" w:rsidP="00AD5697">
      <w:pPr>
        <w:numPr>
          <w:ilvl w:val="0"/>
          <w:numId w:val="4"/>
        </w:numPr>
      </w:pPr>
      <w:r w:rsidRPr="00AD5697">
        <w:t>Border: ill-defined</w:t>
      </w:r>
    </w:p>
    <w:p w14:paraId="37ED7341" w14:textId="77777777" w:rsidR="00AD5697" w:rsidRPr="00AD5697" w:rsidRDefault="00AD5697" w:rsidP="00AD5697">
      <w:pPr>
        <w:numPr>
          <w:ilvl w:val="0"/>
          <w:numId w:val="4"/>
        </w:numPr>
      </w:pPr>
      <w:r w:rsidRPr="00AD5697">
        <w:t>Colour: Light brown to blue-grey</w:t>
      </w:r>
    </w:p>
    <w:p w14:paraId="2B6B6306" w14:textId="77777777" w:rsidR="00AD5697" w:rsidRPr="00AD5697" w:rsidRDefault="00AD5697" w:rsidP="00AD5697">
      <w:pPr>
        <w:numPr>
          <w:ilvl w:val="0"/>
          <w:numId w:val="4"/>
        </w:numPr>
      </w:pPr>
      <w:r w:rsidRPr="00AD5697">
        <w:t>Wood lamp: no accentuation</w:t>
      </w:r>
    </w:p>
    <w:p w14:paraId="51C2B1EC" w14:textId="77777777" w:rsidR="00AD5697" w:rsidRPr="00AD5697" w:rsidRDefault="00AD5697" w:rsidP="00AD5697">
      <w:pPr>
        <w:numPr>
          <w:ilvl w:val="0"/>
          <w:numId w:val="4"/>
        </w:numPr>
      </w:pPr>
      <w:r w:rsidRPr="00AD5697">
        <w:t>Dermoscopy: reticuloglobular pattern, telangiectasia, arciform structures</w:t>
      </w:r>
    </w:p>
    <w:p w14:paraId="35309549" w14:textId="77777777" w:rsidR="00AD5697" w:rsidRPr="00AD5697" w:rsidRDefault="00AD5697" w:rsidP="00AD5697">
      <w:pPr>
        <w:numPr>
          <w:ilvl w:val="0"/>
          <w:numId w:val="4"/>
        </w:numPr>
      </w:pPr>
      <w:r w:rsidRPr="00AD5697">
        <w:t>Treatment: usually has a poor response.</w:t>
      </w:r>
    </w:p>
    <w:p w14:paraId="23DBD03D" w14:textId="77777777" w:rsidR="00AD5697" w:rsidRPr="00AD5697" w:rsidRDefault="00AD5697" w:rsidP="00AD5697">
      <w:pPr>
        <w:rPr>
          <w:b/>
          <w:bCs/>
        </w:rPr>
      </w:pPr>
      <w:r w:rsidRPr="00AD5697">
        <w:rPr>
          <w:b/>
          <w:bCs/>
        </w:rPr>
        <w:t>Mixed melasma</w:t>
      </w:r>
    </w:p>
    <w:p w14:paraId="42D068E9" w14:textId="77777777" w:rsidR="00AD5697" w:rsidRPr="00AD5697" w:rsidRDefault="00AD5697" w:rsidP="00AD5697">
      <w:r w:rsidRPr="00AD5697">
        <w:t>Mixed melasma is the most common type, and is defined by:</w:t>
      </w:r>
    </w:p>
    <w:p w14:paraId="505587B0" w14:textId="77777777" w:rsidR="00AD5697" w:rsidRPr="00AD5697" w:rsidRDefault="00AD5697" w:rsidP="00AD5697">
      <w:pPr>
        <w:numPr>
          <w:ilvl w:val="0"/>
          <w:numId w:val="5"/>
        </w:numPr>
      </w:pPr>
      <w:r w:rsidRPr="00AD5697">
        <w:t>Combination of blue-grey, light and dark brown colours</w:t>
      </w:r>
    </w:p>
    <w:p w14:paraId="7C434AFE" w14:textId="77777777" w:rsidR="00AD5697" w:rsidRPr="00AD5697" w:rsidRDefault="00AD5697" w:rsidP="00AD5697">
      <w:pPr>
        <w:numPr>
          <w:ilvl w:val="0"/>
          <w:numId w:val="5"/>
        </w:numPr>
      </w:pPr>
      <w:r w:rsidRPr="00AD5697">
        <w:lastRenderedPageBreak/>
        <w:t>Mixed patterns seen with Wood lamp and dermatoscope</w:t>
      </w:r>
    </w:p>
    <w:p w14:paraId="3CA0ED3B" w14:textId="77777777" w:rsidR="00AD5697" w:rsidRPr="00AD5697" w:rsidRDefault="00AD5697" w:rsidP="00AD5697">
      <w:pPr>
        <w:numPr>
          <w:ilvl w:val="0"/>
          <w:numId w:val="5"/>
        </w:numPr>
      </w:pPr>
      <w:r w:rsidRPr="00AD5697">
        <w:t>Treatment usually shows a partial improvement.</w:t>
      </w:r>
    </w:p>
    <w:p w14:paraId="04B9CD20" w14:textId="77777777" w:rsidR="00AD5697" w:rsidRPr="00AD5697" w:rsidRDefault="00AD5697" w:rsidP="00AD5697">
      <w:r w:rsidRPr="00AD5697">
        <w:t>See more </w:t>
      </w:r>
      <w:hyperlink r:id="rId20" w:history="1">
        <w:r w:rsidRPr="00AD5697">
          <w:rPr>
            <w:rStyle w:val="Hyperlink"/>
          </w:rPr>
          <w:t>melasma images</w:t>
        </w:r>
      </w:hyperlink>
      <w:r w:rsidRPr="00AD5697">
        <w:t>.</w:t>
      </w:r>
    </w:p>
    <w:p w14:paraId="66FEEC2F" w14:textId="77777777" w:rsidR="00AD5697" w:rsidRPr="00AD5697" w:rsidRDefault="00AD5697" w:rsidP="00AD5697">
      <w:pPr>
        <w:rPr>
          <w:b/>
          <w:bCs/>
        </w:rPr>
      </w:pPr>
      <w:r w:rsidRPr="00AD5697">
        <w:rPr>
          <w:b/>
          <w:bCs/>
        </w:rPr>
        <w:t>What are the complications of melasma?</w:t>
      </w:r>
    </w:p>
    <w:p w14:paraId="5CB7C3AE" w14:textId="77777777" w:rsidR="00AD5697" w:rsidRPr="00AD5697" w:rsidRDefault="00AD5697" w:rsidP="00AD5697">
      <w:r w:rsidRPr="00AD5697">
        <w:t>Melasma can have a severe impact on </w:t>
      </w:r>
      <w:hyperlink r:id="rId21" w:history="1">
        <w:r w:rsidRPr="00AD5697">
          <w:rPr>
            <w:rStyle w:val="Hyperlink"/>
          </w:rPr>
          <w:t>quality of life</w:t>
        </w:r>
      </w:hyperlink>
      <w:r w:rsidRPr="00AD5697">
        <w:t> due to its visibility.</w:t>
      </w:r>
    </w:p>
    <w:p w14:paraId="10DAC6AD" w14:textId="77777777" w:rsidR="00AD5697" w:rsidRPr="00AD5697" w:rsidRDefault="00AD5697" w:rsidP="00AD5697">
      <w:pPr>
        <w:rPr>
          <w:b/>
          <w:bCs/>
        </w:rPr>
      </w:pPr>
      <w:r w:rsidRPr="00AD5697">
        <w:rPr>
          <w:b/>
          <w:bCs/>
        </w:rPr>
        <w:t>How is melasma diagnosed?</w:t>
      </w:r>
    </w:p>
    <w:p w14:paraId="340493DF" w14:textId="77777777" w:rsidR="00AD5697" w:rsidRPr="00AD5697" w:rsidRDefault="00AD5697" w:rsidP="00AD5697">
      <w:r w:rsidRPr="00AD5697">
        <w:t>Melasma is usually a clinical diagnosis based on the clinical appearance, and examination with a Wood lamp and dermatoscope.</w:t>
      </w:r>
    </w:p>
    <w:p w14:paraId="2EA98E41" w14:textId="77777777" w:rsidR="00AD5697" w:rsidRPr="00AD5697" w:rsidRDefault="00AD5697" w:rsidP="00AD5697">
      <w:r w:rsidRPr="00AD5697">
        <w:t>Occasionally a </w:t>
      </w:r>
      <w:hyperlink r:id="rId22" w:history="1">
        <w:r w:rsidRPr="00AD5697">
          <w:rPr>
            <w:rStyle w:val="Hyperlink"/>
          </w:rPr>
          <w:t>skin biopsy</w:t>
        </w:r>
      </w:hyperlink>
      <w:r w:rsidRPr="00AD5697">
        <w:t> may be taken. Histology varies with the type of melasma, but typically the following features are seen:</w:t>
      </w:r>
    </w:p>
    <w:p w14:paraId="39C32EF4" w14:textId="77777777" w:rsidR="00AD5697" w:rsidRPr="00AD5697" w:rsidRDefault="00AD5697" w:rsidP="00AD5697">
      <w:pPr>
        <w:numPr>
          <w:ilvl w:val="0"/>
          <w:numId w:val="6"/>
        </w:numPr>
      </w:pPr>
      <w:r w:rsidRPr="00AD5697">
        <w:t>Melanin deposited in basal and suprabasal keratinocytes</w:t>
      </w:r>
    </w:p>
    <w:p w14:paraId="0FED0A3B" w14:textId="77777777" w:rsidR="00AD5697" w:rsidRPr="00AD5697" w:rsidRDefault="00AD5697" w:rsidP="00AD5697">
      <w:pPr>
        <w:numPr>
          <w:ilvl w:val="0"/>
          <w:numId w:val="6"/>
        </w:numPr>
      </w:pPr>
      <w:r w:rsidRPr="00AD5697">
        <w:t>Highly dendritic (branched) intensely pigmented melanocytes</w:t>
      </w:r>
    </w:p>
    <w:p w14:paraId="13AE26C5" w14:textId="77777777" w:rsidR="00AD5697" w:rsidRPr="00AD5697" w:rsidRDefault="00AD5697" w:rsidP="00AD5697">
      <w:pPr>
        <w:numPr>
          <w:ilvl w:val="0"/>
          <w:numId w:val="6"/>
        </w:numPr>
      </w:pPr>
      <w:r w:rsidRPr="00AD5697">
        <w:t>Melanin within dermal melanophages</w:t>
      </w:r>
    </w:p>
    <w:p w14:paraId="1B1202EC" w14:textId="77777777" w:rsidR="00AD5697" w:rsidRPr="00AD5697" w:rsidRDefault="00AD5697" w:rsidP="00AD5697">
      <w:pPr>
        <w:numPr>
          <w:ilvl w:val="0"/>
          <w:numId w:val="6"/>
        </w:numPr>
      </w:pPr>
      <w:hyperlink r:id="rId23" w:history="1">
        <w:r w:rsidRPr="00AD5697">
          <w:rPr>
            <w:rStyle w:val="Hyperlink"/>
          </w:rPr>
          <w:t>Solar elastosis</w:t>
        </w:r>
      </w:hyperlink>
      <w:r w:rsidRPr="00AD5697">
        <w:t> and elastic fibre fragmentation</w:t>
      </w:r>
    </w:p>
    <w:p w14:paraId="1D06E9C9" w14:textId="77777777" w:rsidR="00AD5697" w:rsidRPr="00AD5697" w:rsidRDefault="00AD5697" w:rsidP="00AD5697">
      <w:pPr>
        <w:numPr>
          <w:ilvl w:val="0"/>
          <w:numId w:val="6"/>
        </w:numPr>
      </w:pPr>
      <w:r w:rsidRPr="00AD5697">
        <w:t>An increase in blood vessels.</w:t>
      </w:r>
    </w:p>
    <w:p w14:paraId="2D437387" w14:textId="77777777" w:rsidR="00AD5697" w:rsidRPr="00AD5697" w:rsidRDefault="00AD5697" w:rsidP="00AD5697">
      <w:r w:rsidRPr="00AD5697">
        <w:t>Serial photography and severity indices such as the Melasma Area and Severity Index (MASI) or modified MASI can be used to monitor response to treatment.</w:t>
      </w:r>
    </w:p>
    <w:p w14:paraId="0FB3BBAB" w14:textId="77777777" w:rsidR="00AD5697" w:rsidRPr="00AD5697" w:rsidRDefault="00AD5697" w:rsidP="00AD5697">
      <w:pPr>
        <w:rPr>
          <w:b/>
          <w:bCs/>
        </w:rPr>
      </w:pPr>
      <w:r w:rsidRPr="00AD5697">
        <w:rPr>
          <w:b/>
          <w:bCs/>
        </w:rPr>
        <w:t>What is the differential diagnosis for melasma?</w:t>
      </w:r>
    </w:p>
    <w:p w14:paraId="7D333661" w14:textId="77777777" w:rsidR="00AD5697" w:rsidRPr="00AD5697" w:rsidRDefault="00AD5697" w:rsidP="00AD5697">
      <w:r w:rsidRPr="00AD5697">
        <w:t>Other disorders that may resemble melasma clinically include:</w:t>
      </w:r>
    </w:p>
    <w:p w14:paraId="30BA2E56" w14:textId="77777777" w:rsidR="00AD5697" w:rsidRPr="00AD5697" w:rsidRDefault="00AD5697" w:rsidP="00AD5697">
      <w:pPr>
        <w:numPr>
          <w:ilvl w:val="0"/>
          <w:numId w:val="7"/>
        </w:numPr>
      </w:pPr>
      <w:hyperlink r:id="rId24" w:history="1">
        <w:r w:rsidRPr="00AD5697">
          <w:rPr>
            <w:rStyle w:val="Hyperlink"/>
          </w:rPr>
          <w:t>Post-inflammatory hyperpigmentation</w:t>
        </w:r>
      </w:hyperlink>
    </w:p>
    <w:p w14:paraId="71905FE6" w14:textId="77777777" w:rsidR="00AD5697" w:rsidRPr="00AD5697" w:rsidRDefault="00AD5697" w:rsidP="00AD5697">
      <w:pPr>
        <w:numPr>
          <w:ilvl w:val="0"/>
          <w:numId w:val="7"/>
        </w:numPr>
      </w:pPr>
      <w:hyperlink r:id="rId25" w:history="1">
        <w:r w:rsidRPr="00AD5697">
          <w:rPr>
            <w:rStyle w:val="Hyperlink"/>
          </w:rPr>
          <w:t>Solar lentigo</w:t>
        </w:r>
      </w:hyperlink>
      <w:r w:rsidRPr="00AD5697">
        <w:t> and other forms of lentigines and freckles</w:t>
      </w:r>
    </w:p>
    <w:p w14:paraId="4ABBDF68" w14:textId="77777777" w:rsidR="00AD5697" w:rsidRPr="00AD5697" w:rsidRDefault="00AD5697" w:rsidP="00AD5697">
      <w:pPr>
        <w:numPr>
          <w:ilvl w:val="0"/>
          <w:numId w:val="7"/>
        </w:numPr>
      </w:pPr>
      <w:hyperlink r:id="rId26" w:history="1">
        <w:r w:rsidRPr="00AD5697">
          <w:rPr>
            <w:rStyle w:val="Hyperlink"/>
          </w:rPr>
          <w:t>Acquired dermal macular hyperpigmentation</w:t>
        </w:r>
      </w:hyperlink>
    </w:p>
    <w:p w14:paraId="24768581" w14:textId="77777777" w:rsidR="00AD5697" w:rsidRPr="00AD5697" w:rsidRDefault="00AD5697" w:rsidP="00AD5697">
      <w:pPr>
        <w:numPr>
          <w:ilvl w:val="0"/>
          <w:numId w:val="7"/>
        </w:numPr>
      </w:pPr>
      <w:hyperlink r:id="rId27" w:history="1">
        <w:r w:rsidRPr="00AD5697">
          <w:rPr>
            <w:rStyle w:val="Hyperlink"/>
          </w:rPr>
          <w:t>Drug-induced hyperpigmentation</w:t>
        </w:r>
      </w:hyperlink>
    </w:p>
    <w:p w14:paraId="71EC6ED7" w14:textId="77777777" w:rsidR="00AD5697" w:rsidRPr="00AD5697" w:rsidRDefault="00AD5697" w:rsidP="00AD5697">
      <w:pPr>
        <w:numPr>
          <w:ilvl w:val="0"/>
          <w:numId w:val="7"/>
        </w:numPr>
      </w:pPr>
      <w:hyperlink r:id="rId28" w:history="1">
        <w:r w:rsidRPr="00AD5697">
          <w:rPr>
            <w:rStyle w:val="Hyperlink"/>
          </w:rPr>
          <w:t>Naevus of Ota and naevus of Hori</w:t>
        </w:r>
      </w:hyperlink>
      <w:r w:rsidRPr="00AD5697">
        <w:t>.</w:t>
      </w:r>
    </w:p>
    <w:p w14:paraId="16652B2A" w14:textId="77777777" w:rsidR="00AD5697" w:rsidRPr="00AD5697" w:rsidRDefault="00AD5697" w:rsidP="00AD5697">
      <w:pPr>
        <w:rPr>
          <w:b/>
          <w:bCs/>
        </w:rPr>
      </w:pPr>
      <w:r w:rsidRPr="00AD5697">
        <w:rPr>
          <w:b/>
          <w:bCs/>
        </w:rPr>
        <w:t>What is the treatment for melasma?</w:t>
      </w:r>
    </w:p>
    <w:p w14:paraId="4235A3E1" w14:textId="77777777" w:rsidR="00AD5697" w:rsidRPr="00AD5697" w:rsidRDefault="00AD5697" w:rsidP="00AD5697">
      <w:r w:rsidRPr="00AD5697">
        <w:t>A combination of measures is generally required.</w:t>
      </w:r>
    </w:p>
    <w:p w14:paraId="1EDCBC5E" w14:textId="77777777" w:rsidR="00AD5697" w:rsidRPr="00AD5697" w:rsidRDefault="00AD5697" w:rsidP="00AD5697">
      <w:pPr>
        <w:rPr>
          <w:b/>
          <w:bCs/>
        </w:rPr>
      </w:pPr>
      <w:r w:rsidRPr="00AD5697">
        <w:rPr>
          <w:b/>
          <w:bCs/>
        </w:rPr>
        <w:t>General measures</w:t>
      </w:r>
    </w:p>
    <w:p w14:paraId="15331C85" w14:textId="77777777" w:rsidR="00AD5697" w:rsidRPr="00AD5697" w:rsidRDefault="00AD5697" w:rsidP="00AD5697">
      <w:pPr>
        <w:numPr>
          <w:ilvl w:val="0"/>
          <w:numId w:val="8"/>
        </w:numPr>
      </w:pPr>
      <w:r w:rsidRPr="00AD5697">
        <w:t>Year-round, life-long </w:t>
      </w:r>
      <w:hyperlink r:id="rId29" w:history="1">
        <w:r w:rsidRPr="00AD5697">
          <w:rPr>
            <w:rStyle w:val="Hyperlink"/>
          </w:rPr>
          <w:t>sun protection</w:t>
        </w:r>
      </w:hyperlink>
      <w:r w:rsidRPr="00AD5697">
        <w:t> — broad-brimmed hat, broad-spectrum very high protection factor (SPF50+) </w:t>
      </w:r>
      <w:hyperlink r:id="rId30" w:history="1">
        <w:r w:rsidRPr="00AD5697">
          <w:rPr>
            <w:rStyle w:val="Hyperlink"/>
          </w:rPr>
          <w:t>sunscreen</w:t>
        </w:r>
      </w:hyperlink>
      <w:r w:rsidRPr="00AD5697">
        <w:t> containing iron oxides, and sunsmart behaviour</w:t>
      </w:r>
    </w:p>
    <w:p w14:paraId="64D9E0E6" w14:textId="77777777" w:rsidR="00AD5697" w:rsidRPr="00AD5697" w:rsidRDefault="00AD5697" w:rsidP="00AD5697">
      <w:pPr>
        <w:numPr>
          <w:ilvl w:val="0"/>
          <w:numId w:val="8"/>
        </w:numPr>
      </w:pPr>
      <w:r w:rsidRPr="00AD5697">
        <w:t>Discontinue hormonal contraception if possible</w:t>
      </w:r>
    </w:p>
    <w:p w14:paraId="1595B571" w14:textId="77777777" w:rsidR="00AD5697" w:rsidRPr="00AD5697" w:rsidRDefault="00AD5697" w:rsidP="00AD5697">
      <w:pPr>
        <w:numPr>
          <w:ilvl w:val="0"/>
          <w:numId w:val="8"/>
        </w:numPr>
      </w:pPr>
      <w:hyperlink r:id="rId31" w:history="1">
        <w:r w:rsidRPr="00AD5697">
          <w:rPr>
            <w:rStyle w:val="Hyperlink"/>
          </w:rPr>
          <w:t>Cosmetic camouflage</w:t>
        </w:r>
      </w:hyperlink>
      <w:r w:rsidRPr="00AD5697">
        <w:t>.</w:t>
      </w:r>
    </w:p>
    <w:p w14:paraId="2B5E7A62" w14:textId="77777777" w:rsidR="00AD5697" w:rsidRPr="00AD5697" w:rsidRDefault="00AD5697" w:rsidP="00AD5697">
      <w:pPr>
        <w:rPr>
          <w:b/>
          <w:bCs/>
        </w:rPr>
      </w:pPr>
      <w:r w:rsidRPr="00AD5697">
        <w:rPr>
          <w:b/>
          <w:bCs/>
        </w:rPr>
        <w:t>Topical therapy</w:t>
      </w:r>
    </w:p>
    <w:p w14:paraId="6289BC45" w14:textId="77777777" w:rsidR="00AD5697" w:rsidRPr="00AD5697" w:rsidRDefault="00AD5697" w:rsidP="00AD5697">
      <w:r w:rsidRPr="00AD5697">
        <w:lastRenderedPageBreak/>
        <w:t>The most successful formulation has been a combination of </w:t>
      </w:r>
      <w:hyperlink r:id="rId32" w:history="1">
        <w:r w:rsidRPr="00AD5697">
          <w:rPr>
            <w:rStyle w:val="Hyperlink"/>
          </w:rPr>
          <w:t>hydroquinone</w:t>
        </w:r>
      </w:hyperlink>
      <w:r w:rsidRPr="00AD5697">
        <w:t>, </w:t>
      </w:r>
      <w:hyperlink r:id="rId33" w:history="1">
        <w:r w:rsidRPr="00AD5697">
          <w:rPr>
            <w:rStyle w:val="Hyperlink"/>
          </w:rPr>
          <w:t>tretinoin</w:t>
        </w:r>
      </w:hyperlink>
      <w:r w:rsidRPr="00AD5697">
        <w:t>, and moderate potency </w:t>
      </w:r>
      <w:hyperlink r:id="rId34" w:history="1">
        <w:r w:rsidRPr="00AD5697">
          <w:rPr>
            <w:rStyle w:val="Hyperlink"/>
          </w:rPr>
          <w:t>topical steroid</w:t>
        </w:r>
      </w:hyperlink>
      <w:r w:rsidRPr="00AD5697">
        <w:t> (skin lightening cream) reported to clear or improve 60–80%.</w:t>
      </w:r>
    </w:p>
    <w:p w14:paraId="59088585" w14:textId="77777777" w:rsidR="00AD5697" w:rsidRPr="00AD5697" w:rsidRDefault="00AD5697" w:rsidP="00AD5697">
      <w:r w:rsidRPr="00AD5697">
        <w:t>Other topical agents used alone or, more commonly, in combination have included:</w:t>
      </w:r>
    </w:p>
    <w:p w14:paraId="36F73315" w14:textId="77777777" w:rsidR="00AD5697" w:rsidRPr="00AD5697" w:rsidRDefault="00AD5697" w:rsidP="00AD5697">
      <w:pPr>
        <w:numPr>
          <w:ilvl w:val="0"/>
          <w:numId w:val="9"/>
        </w:numPr>
      </w:pPr>
      <w:r w:rsidRPr="00AD5697">
        <w:t>Thiamidol</w:t>
      </w:r>
    </w:p>
    <w:p w14:paraId="446F7875" w14:textId="77777777" w:rsidR="00AD5697" w:rsidRPr="00AD5697" w:rsidRDefault="00AD5697" w:rsidP="00AD5697">
      <w:pPr>
        <w:numPr>
          <w:ilvl w:val="0"/>
          <w:numId w:val="9"/>
        </w:numPr>
      </w:pPr>
      <w:hyperlink r:id="rId35" w:history="1">
        <w:r w:rsidRPr="00AD5697">
          <w:rPr>
            <w:rStyle w:val="Hyperlink"/>
          </w:rPr>
          <w:t>Azelaic acid</w:t>
        </w:r>
      </w:hyperlink>
    </w:p>
    <w:p w14:paraId="036CF374" w14:textId="77777777" w:rsidR="00AD5697" w:rsidRPr="00AD5697" w:rsidRDefault="00AD5697" w:rsidP="00AD5697">
      <w:pPr>
        <w:numPr>
          <w:ilvl w:val="0"/>
          <w:numId w:val="9"/>
        </w:numPr>
      </w:pPr>
      <w:r w:rsidRPr="00AD5697">
        <w:t>Kojic acid</w:t>
      </w:r>
    </w:p>
    <w:p w14:paraId="05C45F8B" w14:textId="77777777" w:rsidR="00AD5697" w:rsidRPr="00AD5697" w:rsidRDefault="00AD5697" w:rsidP="00AD5697">
      <w:pPr>
        <w:numPr>
          <w:ilvl w:val="0"/>
          <w:numId w:val="9"/>
        </w:numPr>
      </w:pPr>
      <w:hyperlink r:id="rId36" w:history="1">
        <w:r w:rsidRPr="00AD5697">
          <w:rPr>
            <w:rStyle w:val="Hyperlink"/>
          </w:rPr>
          <w:t>Cysteamine cream</w:t>
        </w:r>
      </w:hyperlink>
    </w:p>
    <w:p w14:paraId="59920606" w14:textId="77777777" w:rsidR="00AD5697" w:rsidRPr="00AD5697" w:rsidRDefault="00AD5697" w:rsidP="00AD5697">
      <w:pPr>
        <w:numPr>
          <w:ilvl w:val="0"/>
          <w:numId w:val="9"/>
        </w:numPr>
      </w:pPr>
      <w:hyperlink r:id="rId37" w:history="1">
        <w:r w:rsidRPr="00AD5697">
          <w:rPr>
            <w:rStyle w:val="Hyperlink"/>
          </w:rPr>
          <w:t>Ascorbic acid</w:t>
        </w:r>
      </w:hyperlink>
    </w:p>
    <w:p w14:paraId="51FE0CAA" w14:textId="77777777" w:rsidR="00AD5697" w:rsidRPr="00AD5697" w:rsidRDefault="00AD5697" w:rsidP="00AD5697">
      <w:pPr>
        <w:numPr>
          <w:ilvl w:val="0"/>
          <w:numId w:val="9"/>
        </w:numPr>
      </w:pPr>
      <w:r w:rsidRPr="00AD5697">
        <w:t>Methimazole</w:t>
      </w:r>
    </w:p>
    <w:p w14:paraId="1A38B299" w14:textId="77777777" w:rsidR="00AD5697" w:rsidRPr="00AD5697" w:rsidRDefault="00AD5697" w:rsidP="00AD5697">
      <w:pPr>
        <w:numPr>
          <w:ilvl w:val="0"/>
          <w:numId w:val="9"/>
        </w:numPr>
      </w:pPr>
      <w:r w:rsidRPr="00AD5697">
        <w:t>Tranexamic acid</w:t>
      </w:r>
    </w:p>
    <w:p w14:paraId="0C284D16" w14:textId="77777777" w:rsidR="00AD5697" w:rsidRPr="00AD5697" w:rsidRDefault="00AD5697" w:rsidP="00AD5697">
      <w:pPr>
        <w:numPr>
          <w:ilvl w:val="0"/>
          <w:numId w:val="9"/>
        </w:numPr>
      </w:pPr>
      <w:r w:rsidRPr="00AD5697">
        <w:t>Glutathione</w:t>
      </w:r>
    </w:p>
    <w:p w14:paraId="0121ECA2" w14:textId="77777777" w:rsidR="00AD5697" w:rsidRPr="00AD5697" w:rsidRDefault="00AD5697" w:rsidP="00AD5697">
      <w:pPr>
        <w:numPr>
          <w:ilvl w:val="0"/>
          <w:numId w:val="9"/>
        </w:numPr>
      </w:pPr>
      <w:r w:rsidRPr="00AD5697">
        <w:t>Soybean extract.</w:t>
      </w:r>
    </w:p>
    <w:p w14:paraId="0D7FB9B4" w14:textId="77777777" w:rsidR="00AD5697" w:rsidRPr="00AD5697" w:rsidRDefault="00AD5697" w:rsidP="00AD5697">
      <w:r w:rsidRPr="00AD5697">
        <w:t>Many other agents are under investigation. For example, 2-mercaptonicotinoyl glycine (2-MNG), which binds to certain melanin precursors, has shown promise in early clinical trials for preventing hyperpigmentation induced by </w:t>
      </w:r>
      <w:hyperlink r:id="rId38" w:history="1">
        <w:r w:rsidRPr="00AD5697">
          <w:rPr>
            <w:rStyle w:val="Hyperlink"/>
          </w:rPr>
          <w:t>ultraviolet</w:t>
        </w:r>
      </w:hyperlink>
      <w:r w:rsidRPr="00AD5697">
        <w:t> or visible light.</w:t>
      </w:r>
    </w:p>
    <w:p w14:paraId="7803E05E" w14:textId="77777777" w:rsidR="00AD5697" w:rsidRPr="00AD5697" w:rsidRDefault="00AD5697" w:rsidP="00AD5697">
      <w:pPr>
        <w:rPr>
          <w:b/>
          <w:bCs/>
        </w:rPr>
      </w:pPr>
      <w:r w:rsidRPr="00AD5697">
        <w:rPr>
          <w:b/>
          <w:bCs/>
        </w:rPr>
        <w:t>Oral treatment</w:t>
      </w:r>
    </w:p>
    <w:p w14:paraId="47C36168" w14:textId="77777777" w:rsidR="00AD5697" w:rsidRPr="00AD5697" w:rsidRDefault="00AD5697" w:rsidP="00AD5697">
      <w:hyperlink r:id="rId39" w:history="1">
        <w:r w:rsidRPr="00AD5697">
          <w:rPr>
            <w:rStyle w:val="Hyperlink"/>
          </w:rPr>
          <w:t>Tranexamic acid</w:t>
        </w:r>
      </w:hyperlink>
      <w:r w:rsidRPr="00AD5697">
        <w:t> blocks conversion of plasminogen to plasmin, with downstream effects inhibiting synthesis of prostaglandin and other factors involved in melasma.</w:t>
      </w:r>
    </w:p>
    <w:p w14:paraId="2D7CC08D" w14:textId="77777777" w:rsidR="00AD5697" w:rsidRPr="00AD5697" w:rsidRDefault="00AD5697" w:rsidP="00AD5697">
      <w:r w:rsidRPr="00AD5697">
        <w:t>More new oral treatments are being trialled.</w:t>
      </w:r>
    </w:p>
    <w:p w14:paraId="25F3BF09" w14:textId="77777777" w:rsidR="00AD5697" w:rsidRPr="00AD5697" w:rsidRDefault="00AD5697" w:rsidP="00AD5697">
      <w:pPr>
        <w:rPr>
          <w:b/>
          <w:bCs/>
        </w:rPr>
      </w:pPr>
      <w:r w:rsidRPr="00AD5697">
        <w:rPr>
          <w:b/>
          <w:bCs/>
        </w:rPr>
        <w:t>Procedural techniques</w:t>
      </w:r>
    </w:p>
    <w:p w14:paraId="12F47FA2" w14:textId="77777777" w:rsidR="00AD5697" w:rsidRPr="00AD5697" w:rsidRDefault="00AD5697" w:rsidP="00AD5697">
      <w:hyperlink r:id="rId40" w:history="1">
        <w:r w:rsidRPr="00AD5697">
          <w:rPr>
            <w:rStyle w:val="Hyperlink"/>
          </w:rPr>
          <w:t>Chemical peels</w:t>
        </w:r>
      </w:hyperlink>
      <w:r w:rsidRPr="00AD5697">
        <w:t> and </w:t>
      </w:r>
      <w:hyperlink r:id="rId41" w:history="1">
        <w:r w:rsidRPr="00AD5697">
          <w:rPr>
            <w:rStyle w:val="Hyperlink"/>
          </w:rPr>
          <w:t>lasers</w:t>
        </w:r>
      </w:hyperlink>
      <w:r w:rsidRPr="00AD5697">
        <w:t> can be used with caution, but carry a risk of worsening melasma or causing post-inflammatory hyperpigmentation. Patients should be pretreated with a tyrosinase-inhibitor, such as hydroquinone.</w:t>
      </w:r>
    </w:p>
    <w:p w14:paraId="48D128A4" w14:textId="77777777" w:rsidR="00AD5697" w:rsidRPr="00AD5697" w:rsidRDefault="00AD5697" w:rsidP="00AD5697">
      <w:r w:rsidRPr="00AD5697">
        <w:t>Superficial epidermal pigment can be peeled off using alpha-hydroxy acids (AHA), such as glycolic acid, or beta-hydroxy acids (BHA), such as salicylic acid.</w:t>
      </w:r>
    </w:p>
    <w:p w14:paraId="1B10FDA9" w14:textId="77777777" w:rsidR="00AD5697" w:rsidRPr="00AD5697" w:rsidRDefault="00AD5697" w:rsidP="00AD5697">
      <w:r w:rsidRPr="00AD5697">
        <w:t>Microneedling, </w:t>
      </w:r>
      <w:hyperlink r:id="rId42" w:history="1">
        <w:r w:rsidRPr="00AD5697">
          <w:rPr>
            <w:rStyle w:val="Hyperlink"/>
          </w:rPr>
          <w:t>intense pulsed light (IPL)</w:t>
        </w:r>
      </w:hyperlink>
      <w:r w:rsidRPr="00AD5697">
        <w:t>, and lasers including </w:t>
      </w:r>
      <w:hyperlink r:id="rId43" w:history="1">
        <w:r w:rsidRPr="00AD5697">
          <w:rPr>
            <w:rStyle w:val="Hyperlink"/>
          </w:rPr>
          <w:t>Q-switched Nd:YAG</w:t>
        </w:r>
      </w:hyperlink>
      <w:r w:rsidRPr="00AD5697">
        <w:t>, ablative and non-ablative </w:t>
      </w:r>
      <w:hyperlink r:id="rId44" w:history="1">
        <w:r w:rsidRPr="00AD5697">
          <w:rPr>
            <w:rStyle w:val="Hyperlink"/>
          </w:rPr>
          <w:t>fractionated</w:t>
        </w:r>
      </w:hyperlink>
      <w:r w:rsidRPr="00AD5697">
        <w:t> and </w:t>
      </w:r>
      <w:hyperlink r:id="rId45" w:history="1">
        <w:r w:rsidRPr="00AD5697">
          <w:rPr>
            <w:rStyle w:val="Hyperlink"/>
          </w:rPr>
          <w:t>picosecond lasers</w:t>
        </w:r>
      </w:hyperlink>
      <w:r w:rsidRPr="00AD5697">
        <w:t> carry a high risk for relapse and the disease becoming more resistant to treatment, so require expert use.</w:t>
      </w:r>
    </w:p>
    <w:p w14:paraId="75E00D50" w14:textId="77777777" w:rsidR="00AD5697" w:rsidRPr="00AD5697" w:rsidRDefault="00AD5697" w:rsidP="00AD5697">
      <w:pPr>
        <w:rPr>
          <w:b/>
          <w:bCs/>
        </w:rPr>
      </w:pPr>
      <w:r w:rsidRPr="00AD5697">
        <w:rPr>
          <w:b/>
          <w:bCs/>
        </w:rPr>
        <w:t>What is the outcome for melasma?</w:t>
      </w:r>
    </w:p>
    <w:p w14:paraId="2F6BBCDC" w14:textId="77777777" w:rsidR="00AD5697" w:rsidRPr="00AD5697" w:rsidRDefault="00AD5697" w:rsidP="00AD5697">
      <w:r w:rsidRPr="00AD5697">
        <w:t>Melasma can be frustrating to treat, both for the patient and the medical practitioner. It is slow to respond to treatment, especially if it has been present for a long time.</w:t>
      </w:r>
    </w:p>
    <w:p w14:paraId="53391512" w14:textId="77777777" w:rsidR="00AD5697" w:rsidRPr="00AD5697" w:rsidRDefault="00AD5697" w:rsidP="00AD5697">
      <w:r w:rsidRPr="00AD5697">
        <w:t>Even in those who get a good result from treatment, pigmentation may reappear on exposure to summer sun.</w:t>
      </w:r>
    </w:p>
    <w:p w14:paraId="4FEA2283" w14:textId="77777777" w:rsidR="00AD5697" w:rsidRPr="00AD5697" w:rsidRDefault="00AD5697" w:rsidP="00AD5697">
      <w:r w:rsidRPr="00AD5697">
        <w:t>The chronicity and risk for relapse with the need for lifelong </w:t>
      </w:r>
      <w:hyperlink r:id="rId46" w:history="1">
        <w:r w:rsidRPr="00AD5697">
          <w:rPr>
            <w:rStyle w:val="Hyperlink"/>
          </w:rPr>
          <w:t>sun protection</w:t>
        </w:r>
      </w:hyperlink>
      <w:r w:rsidRPr="00AD5697">
        <w:t> should be emphasised to set realistic goals and outcomes.</w:t>
      </w:r>
    </w:p>
    <w:p w14:paraId="643AE6A9" w14:textId="77777777" w:rsidR="00AD5697" w:rsidRPr="00AD5697" w:rsidRDefault="00AD5697" w:rsidP="00AD5697">
      <w:pPr>
        <w:rPr>
          <w:lang w:val="en"/>
        </w:rPr>
      </w:pPr>
      <w:r w:rsidRPr="00AD5697">
        <w:rPr>
          <w:lang w:val="en"/>
        </w:rPr>
        <w:lastRenderedPageBreak/>
        <w:t>PlayNext</w:t>
      </w:r>
    </w:p>
    <w:p w14:paraId="42AFD0E3" w14:textId="77777777" w:rsidR="00AD5697" w:rsidRPr="00AD5697" w:rsidRDefault="00AD5697" w:rsidP="00AD5697">
      <w:pPr>
        <w:rPr>
          <w:lang w:val="en"/>
        </w:rPr>
      </w:pPr>
      <w:r w:rsidRPr="00AD5697">
        <w:rPr>
          <w:lang w:val="en"/>
        </w:rPr>
        <w:t>Mute</w:t>
      </w:r>
    </w:p>
    <w:p w14:paraId="6DED7917" w14:textId="77777777" w:rsidR="00AD5697" w:rsidRPr="00AD5697" w:rsidRDefault="00AD5697" w:rsidP="00AD5697">
      <w:pPr>
        <w:rPr>
          <w:lang w:val="en"/>
        </w:rPr>
      </w:pPr>
      <w:r w:rsidRPr="00AD5697">
        <w:rPr>
          <w:lang w:val="en"/>
        </w:rPr>
        <w:t>Current Time 0:01</w:t>
      </w:r>
    </w:p>
    <w:p w14:paraId="4A4B6562" w14:textId="77777777" w:rsidR="00AD5697" w:rsidRPr="00AD5697" w:rsidRDefault="00AD5697" w:rsidP="00AD5697">
      <w:pPr>
        <w:rPr>
          <w:lang w:val="en"/>
        </w:rPr>
      </w:pPr>
      <w:r w:rsidRPr="00AD5697">
        <w:rPr>
          <w:lang w:val="en"/>
        </w:rPr>
        <w:t>/</w:t>
      </w:r>
    </w:p>
    <w:p w14:paraId="497D4E85" w14:textId="77777777" w:rsidR="00AD5697" w:rsidRPr="00AD5697" w:rsidRDefault="00AD5697" w:rsidP="00AD5697">
      <w:pPr>
        <w:rPr>
          <w:lang w:val="en"/>
        </w:rPr>
      </w:pPr>
      <w:r w:rsidRPr="00AD5697">
        <w:rPr>
          <w:lang w:val="en"/>
        </w:rPr>
        <w:t>Duration 5:14</w:t>
      </w:r>
    </w:p>
    <w:p w14:paraId="673A3010" w14:textId="77777777" w:rsidR="00AD5697" w:rsidRPr="00AD5697" w:rsidRDefault="00AD5697" w:rsidP="00AD5697">
      <w:pPr>
        <w:rPr>
          <w:lang w:val="en"/>
        </w:rPr>
      </w:pPr>
      <w:r w:rsidRPr="00AD5697">
        <w:rPr>
          <w:lang w:val="en"/>
        </w:rPr>
        <w:t>Fullscreen</w:t>
      </w:r>
    </w:p>
    <w:p w14:paraId="3E52B74B" w14:textId="77777777" w:rsidR="00AD5697" w:rsidRPr="00AD5697" w:rsidRDefault="00AD5697" w:rsidP="00AD5697">
      <w:pPr>
        <w:rPr>
          <w:b/>
          <w:bCs/>
        </w:rPr>
      </w:pPr>
      <w:r w:rsidRPr="00AD5697">
        <w:rPr>
          <w:b/>
          <w:bCs/>
        </w:rPr>
        <w:t>ADVERTISEMENT</w:t>
      </w:r>
    </w:p>
    <w:p w14:paraId="064E9E27" w14:textId="77777777" w:rsidR="00AD5697" w:rsidRPr="00AD5697" w:rsidRDefault="00AD5697" w:rsidP="00AD5697">
      <w:pPr>
        <w:rPr>
          <w:b/>
          <w:bCs/>
        </w:rPr>
      </w:pPr>
      <w:r w:rsidRPr="00AD5697">
        <w:rPr>
          <w:b/>
          <w:bCs/>
        </w:rPr>
        <w:t>Bibliography</w:t>
      </w:r>
    </w:p>
    <w:p w14:paraId="1115F2D9" w14:textId="77777777" w:rsidR="00AD5697" w:rsidRPr="00AD5697" w:rsidRDefault="00AD5697" w:rsidP="00AD5697">
      <w:pPr>
        <w:numPr>
          <w:ilvl w:val="0"/>
          <w:numId w:val="10"/>
        </w:numPr>
      </w:pPr>
      <w:r w:rsidRPr="00AD5697">
        <w:t>Bala HR, Lee S, Wong C, Pandya AG, Rodrigues M. Oral tranexamic acid for the treatment of melasma: a review. Dermatol Surg. 2018;44(6):814–25. doi:10.1097/DSS.0000000000001518. </w:t>
      </w:r>
      <w:hyperlink r:id="rId47" w:tgtFrame="_blank" w:history="1">
        <w:r w:rsidRPr="00AD5697">
          <w:rPr>
            <w:rStyle w:val="Hyperlink"/>
          </w:rPr>
          <w:t>PubMed</w:t>
        </w:r>
      </w:hyperlink>
    </w:p>
    <w:p w14:paraId="1212168C" w14:textId="77777777" w:rsidR="00AD5697" w:rsidRPr="00AD5697" w:rsidRDefault="00AD5697" w:rsidP="00AD5697">
      <w:pPr>
        <w:numPr>
          <w:ilvl w:val="0"/>
          <w:numId w:val="10"/>
        </w:numPr>
      </w:pPr>
      <w:r w:rsidRPr="00AD5697">
        <w:t>Boukari F, Jourdan E, Fontas E, et al. Prevention of melasma relapses with sunscreen combining protection against UV and short wavelengths of visible light: a prospective randomized comparative trial. J Am Acad Dermatol. 2015;72(1):189–</w:t>
      </w:r>
      <w:proofErr w:type="gramStart"/>
      <w:r w:rsidRPr="00AD5697">
        <w:t>90.e</w:t>
      </w:r>
      <w:proofErr w:type="gramEnd"/>
      <w:r w:rsidRPr="00AD5697">
        <w:t xml:space="preserve">1. </w:t>
      </w:r>
      <w:proofErr w:type="gramStart"/>
      <w:r w:rsidRPr="00AD5697">
        <w:t>doi:10.1016/j.jaad</w:t>
      </w:r>
      <w:proofErr w:type="gramEnd"/>
      <w:r w:rsidRPr="00AD5697">
        <w:t>.2014.08.023. </w:t>
      </w:r>
      <w:hyperlink r:id="rId48" w:tgtFrame="_blank" w:history="1">
        <w:r w:rsidRPr="00AD5697">
          <w:rPr>
            <w:rStyle w:val="Hyperlink"/>
          </w:rPr>
          <w:t>PubMed</w:t>
        </w:r>
      </w:hyperlink>
    </w:p>
    <w:p w14:paraId="5AF7B6AD" w14:textId="77777777" w:rsidR="00AD5697" w:rsidRPr="00AD5697" w:rsidRDefault="00AD5697" w:rsidP="00AD5697">
      <w:pPr>
        <w:numPr>
          <w:ilvl w:val="0"/>
          <w:numId w:val="10"/>
        </w:numPr>
      </w:pPr>
      <w:r w:rsidRPr="00AD5697">
        <w:t xml:space="preserve">Handel AC, Miot LD, Miot HA. Melasma: a clinical and epidemiological review. </w:t>
      </w:r>
      <w:proofErr w:type="gramStart"/>
      <w:r w:rsidRPr="00AD5697">
        <w:t>An</w:t>
      </w:r>
      <w:proofErr w:type="gramEnd"/>
      <w:r w:rsidRPr="00AD5697">
        <w:t xml:space="preserve"> Bras Dermatol. 2014;89(5):771–82. doi:10.1590/abd1806-4841.20143063. </w:t>
      </w:r>
      <w:hyperlink r:id="rId49" w:tgtFrame="_blank" w:history="1">
        <w:r w:rsidRPr="00AD5697">
          <w:rPr>
            <w:rStyle w:val="Hyperlink"/>
          </w:rPr>
          <w:t>PubMed</w:t>
        </w:r>
      </w:hyperlink>
    </w:p>
    <w:p w14:paraId="6C27DF11" w14:textId="77777777" w:rsidR="00AD5697" w:rsidRPr="00AD5697" w:rsidRDefault="00AD5697" w:rsidP="00AD5697">
      <w:pPr>
        <w:numPr>
          <w:ilvl w:val="0"/>
          <w:numId w:val="10"/>
        </w:numPr>
      </w:pPr>
      <w:r w:rsidRPr="00AD5697">
        <w:t>Kheradmand M, Afshari M, Damiani G, Abediankenari S, Moosazadeh M. Melasma and thyroid disorders: a systematic review and meta-analysis. Int J Dermatol. 2019;58(11):1231–8. doi:10.1111/ijd.14497. </w:t>
      </w:r>
      <w:hyperlink r:id="rId50" w:tgtFrame="_blank" w:history="1">
        <w:r w:rsidRPr="00AD5697">
          <w:rPr>
            <w:rStyle w:val="Hyperlink"/>
          </w:rPr>
          <w:t>PubMed</w:t>
        </w:r>
      </w:hyperlink>
    </w:p>
    <w:p w14:paraId="50A56F4F" w14:textId="77777777" w:rsidR="00AD5697" w:rsidRPr="00AD5697" w:rsidRDefault="00AD5697" w:rsidP="00AD5697">
      <w:pPr>
        <w:numPr>
          <w:ilvl w:val="0"/>
          <w:numId w:val="10"/>
        </w:numPr>
      </w:pPr>
      <w:r w:rsidRPr="00AD5697">
        <w:t>Ogbechie-Godec OA, Elbuluk N. Melasma: an up-to-date comprehensive review. Dermatol Ther (Heidelb). 2017;7(3):305–18. doi:10.1007/s13555-017-0194-1. </w:t>
      </w:r>
      <w:hyperlink r:id="rId51" w:tgtFrame="_blank" w:history="1">
        <w:r w:rsidRPr="00AD5697">
          <w:rPr>
            <w:rStyle w:val="Hyperlink"/>
          </w:rPr>
          <w:t>PubMed</w:t>
        </w:r>
      </w:hyperlink>
    </w:p>
    <w:p w14:paraId="75AC0555" w14:textId="77777777" w:rsidR="00AD5697" w:rsidRPr="00AD5697" w:rsidRDefault="00AD5697" w:rsidP="00AD5697">
      <w:pPr>
        <w:numPr>
          <w:ilvl w:val="0"/>
          <w:numId w:val="10"/>
        </w:numPr>
      </w:pPr>
      <w:r w:rsidRPr="00AD5697">
        <w:t>Passeron T, Picardo M. Melasma, a photoaging disorder. Pigment Cell Melanoma Res. 2018;31(4):461–5. doi:10.1111/pcmr.12684. </w:t>
      </w:r>
      <w:hyperlink r:id="rId52" w:tgtFrame="_blank" w:history="1">
        <w:r w:rsidRPr="00AD5697">
          <w:rPr>
            <w:rStyle w:val="Hyperlink"/>
          </w:rPr>
          <w:t>PubMed</w:t>
        </w:r>
      </w:hyperlink>
    </w:p>
    <w:p w14:paraId="635593B3" w14:textId="77777777" w:rsidR="00AD5697" w:rsidRPr="00AD5697" w:rsidRDefault="00AD5697" w:rsidP="00AD5697">
      <w:pPr>
        <w:numPr>
          <w:ilvl w:val="0"/>
          <w:numId w:val="10"/>
        </w:numPr>
      </w:pPr>
      <w:r w:rsidRPr="00AD5697">
        <w:t>Rodrigues M, Pandya AG. Melasma: clinical diagnosis and management options. Australas J Dermatol. 2015;56(3):151–63. doi:10.1111/ajd.12290. </w:t>
      </w:r>
      <w:hyperlink r:id="rId53" w:tgtFrame="_blank" w:history="1">
        <w:r w:rsidRPr="00AD5697">
          <w:rPr>
            <w:rStyle w:val="Hyperlink"/>
          </w:rPr>
          <w:t>PubMed</w:t>
        </w:r>
      </w:hyperlink>
    </w:p>
    <w:p w14:paraId="651023C0" w14:textId="77777777" w:rsidR="00AD5697" w:rsidRPr="00AD5697" w:rsidRDefault="00AD5697" w:rsidP="00AD5697">
      <w:pPr>
        <w:numPr>
          <w:ilvl w:val="0"/>
          <w:numId w:val="10"/>
        </w:numPr>
      </w:pPr>
      <w:r w:rsidRPr="00AD5697">
        <w:t xml:space="preserve">Sarma N, Chakraborty S, Poojary SA, et al. Evidence-based review, grade of recommendation, and suggested treatment recommendations for melasma. Indian Dermatol Online J. 2017;8(6):406–42. </w:t>
      </w:r>
      <w:proofErr w:type="gramStart"/>
      <w:r w:rsidRPr="00AD5697">
        <w:t>doi:10.4103/idoj.IDOJ</w:t>
      </w:r>
      <w:proofErr w:type="gramEnd"/>
      <w:r w:rsidRPr="00AD5697">
        <w:t>_187_17. </w:t>
      </w:r>
      <w:hyperlink r:id="rId54" w:tgtFrame="_blank" w:history="1">
        <w:r w:rsidRPr="00AD5697">
          <w:rPr>
            <w:rStyle w:val="Hyperlink"/>
          </w:rPr>
          <w:t>PubMed</w:t>
        </w:r>
      </w:hyperlink>
    </w:p>
    <w:p w14:paraId="373861E7" w14:textId="77777777" w:rsidR="00AD5697" w:rsidRPr="00AD5697" w:rsidRDefault="00AD5697" w:rsidP="00AD5697">
      <w:pPr>
        <w:numPr>
          <w:ilvl w:val="0"/>
          <w:numId w:val="10"/>
        </w:numPr>
      </w:pPr>
      <w:r w:rsidRPr="00AD5697">
        <w:t xml:space="preserve">Sonthalia S, Jha AK, Langar S. Dermoscopy of melasma. Indian Dermatol Online J. 2017;8(6):525–6. </w:t>
      </w:r>
      <w:proofErr w:type="gramStart"/>
      <w:r w:rsidRPr="00AD5697">
        <w:t>doi:10.4103/idoj.IDOJ</w:t>
      </w:r>
      <w:proofErr w:type="gramEnd"/>
      <w:r w:rsidRPr="00AD5697">
        <w:t>_6_17. </w:t>
      </w:r>
      <w:hyperlink r:id="rId55" w:tgtFrame="_blank" w:history="1">
        <w:r w:rsidRPr="00AD5697">
          <w:rPr>
            <w:rStyle w:val="Hyperlink"/>
          </w:rPr>
          <w:t>PubMed Central</w:t>
        </w:r>
      </w:hyperlink>
    </w:p>
    <w:p w14:paraId="0910BD01" w14:textId="77777777" w:rsidR="00AD5697" w:rsidRPr="00AD5697" w:rsidRDefault="00AD5697" w:rsidP="00AD5697">
      <w:pPr>
        <w:numPr>
          <w:ilvl w:val="0"/>
          <w:numId w:val="10"/>
        </w:numPr>
      </w:pPr>
      <w:r w:rsidRPr="00AD5697">
        <w:t xml:space="preserve">Trivedi MK, Yang FC, Cho BK. A review of laser and light therapy in melasma. Int J Womens Dermatol. 2017;3(1):11–20. </w:t>
      </w:r>
      <w:proofErr w:type="gramStart"/>
      <w:r w:rsidRPr="00AD5697">
        <w:t>doi:10.1016/j.ijwd</w:t>
      </w:r>
      <w:proofErr w:type="gramEnd"/>
      <w:r w:rsidRPr="00AD5697">
        <w:t>.2017.01.004. </w:t>
      </w:r>
      <w:hyperlink r:id="rId56" w:tgtFrame="_blank" w:history="1">
        <w:r w:rsidRPr="00AD5697">
          <w:rPr>
            <w:rStyle w:val="Hyperlink"/>
          </w:rPr>
          <w:t>PubMed Central</w:t>
        </w:r>
      </w:hyperlink>
    </w:p>
    <w:p w14:paraId="622F79EC" w14:textId="77777777" w:rsidR="00AD5697" w:rsidRPr="00AD5697" w:rsidRDefault="00AD5697" w:rsidP="00AD5697">
      <w:pPr>
        <w:rPr>
          <w:b/>
          <w:bCs/>
        </w:rPr>
      </w:pPr>
      <w:r w:rsidRPr="00AD5697">
        <w:rPr>
          <w:b/>
          <w:bCs/>
        </w:rPr>
        <w:t>On DermNet</w:t>
      </w:r>
    </w:p>
    <w:p w14:paraId="5265332B" w14:textId="77777777" w:rsidR="00AD5697" w:rsidRPr="00AD5697" w:rsidRDefault="00AD5697" w:rsidP="00AD5697">
      <w:pPr>
        <w:numPr>
          <w:ilvl w:val="0"/>
          <w:numId w:val="11"/>
        </w:numPr>
      </w:pPr>
      <w:hyperlink r:id="rId57" w:history="1">
        <w:r w:rsidRPr="00AD5697">
          <w:rPr>
            <w:rStyle w:val="Hyperlink"/>
          </w:rPr>
          <w:t>Bleaching agents</w:t>
        </w:r>
      </w:hyperlink>
    </w:p>
    <w:p w14:paraId="0F68C9B2" w14:textId="77777777" w:rsidR="00AD5697" w:rsidRPr="00AD5697" w:rsidRDefault="00AD5697" w:rsidP="00AD5697">
      <w:pPr>
        <w:numPr>
          <w:ilvl w:val="0"/>
          <w:numId w:val="11"/>
        </w:numPr>
      </w:pPr>
      <w:hyperlink r:id="rId58" w:history="1">
        <w:r w:rsidRPr="00AD5697">
          <w:rPr>
            <w:rStyle w:val="Hyperlink"/>
          </w:rPr>
          <w:t>Skin changes in pregnancy</w:t>
        </w:r>
      </w:hyperlink>
    </w:p>
    <w:p w14:paraId="420E79AC" w14:textId="77777777" w:rsidR="00AD5697" w:rsidRPr="00AD5697" w:rsidRDefault="00AD5697" w:rsidP="00AD5697">
      <w:pPr>
        <w:numPr>
          <w:ilvl w:val="0"/>
          <w:numId w:val="11"/>
        </w:numPr>
      </w:pPr>
      <w:hyperlink r:id="rId59" w:history="1">
        <w:r w:rsidRPr="00AD5697">
          <w:rPr>
            <w:rStyle w:val="Hyperlink"/>
          </w:rPr>
          <w:t>Sun protection</w:t>
        </w:r>
      </w:hyperlink>
    </w:p>
    <w:p w14:paraId="405E8451" w14:textId="77777777" w:rsidR="00AD5697" w:rsidRPr="00AD5697" w:rsidRDefault="00AD5697" w:rsidP="00AD5697">
      <w:pPr>
        <w:rPr>
          <w:b/>
          <w:bCs/>
        </w:rPr>
      </w:pPr>
      <w:r w:rsidRPr="00AD5697">
        <w:rPr>
          <w:b/>
          <w:bCs/>
        </w:rPr>
        <w:t>Other websites</w:t>
      </w:r>
    </w:p>
    <w:p w14:paraId="0506E02F" w14:textId="77777777" w:rsidR="00AD5697" w:rsidRPr="00AD5697" w:rsidRDefault="00AD5697" w:rsidP="00AD5697">
      <w:pPr>
        <w:numPr>
          <w:ilvl w:val="0"/>
          <w:numId w:val="12"/>
        </w:numPr>
      </w:pPr>
      <w:hyperlink r:id="rId60" w:history="1">
        <w:r w:rsidRPr="00AD5697">
          <w:rPr>
            <w:rStyle w:val="Hyperlink"/>
          </w:rPr>
          <w:t>Melasma</w:t>
        </w:r>
      </w:hyperlink>
      <w:r w:rsidRPr="00AD5697">
        <w:t> — Medscape Reference</w:t>
      </w:r>
    </w:p>
    <w:p w14:paraId="73D32CDC" w14:textId="77777777" w:rsidR="00AD5697" w:rsidRPr="00AD5697" w:rsidRDefault="00AD5697" w:rsidP="00AD5697">
      <w:pPr>
        <w:numPr>
          <w:ilvl w:val="0"/>
          <w:numId w:val="12"/>
        </w:numPr>
      </w:pPr>
      <w:hyperlink r:id="rId61" w:tgtFrame="_blank" w:history="1">
        <w:r w:rsidRPr="00AD5697">
          <w:rPr>
            <w:rStyle w:val="Hyperlink"/>
          </w:rPr>
          <w:t>Melasma</w:t>
        </w:r>
      </w:hyperlink>
      <w:r w:rsidRPr="00AD5697">
        <w:t> — British Association of Dermatologists</w:t>
      </w:r>
    </w:p>
    <w:p w14:paraId="076CE032" w14:textId="77777777" w:rsidR="00AD5697" w:rsidRPr="00AD5697" w:rsidRDefault="00AD5697" w:rsidP="00AD5697">
      <w:pPr>
        <w:numPr>
          <w:ilvl w:val="0"/>
          <w:numId w:val="12"/>
        </w:numPr>
      </w:pPr>
      <w:hyperlink r:id="rId62" w:history="1">
        <w:r w:rsidRPr="00AD5697">
          <w:rPr>
            <w:rStyle w:val="Hyperlink"/>
          </w:rPr>
          <w:t>Melasma: Tips for managing</w:t>
        </w:r>
      </w:hyperlink>
      <w:r w:rsidRPr="00AD5697">
        <w:t> — American Academy of Dermatology</w:t>
      </w:r>
    </w:p>
    <w:p w14:paraId="76E1A3C5" w14:textId="77777777" w:rsidR="00AD5697" w:rsidRPr="00AD5697" w:rsidRDefault="00AD5697" w:rsidP="00AD5697">
      <w:pPr>
        <w:numPr>
          <w:ilvl w:val="0"/>
          <w:numId w:val="12"/>
        </w:numPr>
      </w:pPr>
      <w:hyperlink r:id="rId63" w:history="1">
        <w:r w:rsidRPr="00AD5697">
          <w:rPr>
            <w:rStyle w:val="Hyperlink"/>
          </w:rPr>
          <w:t>Melasma</w:t>
        </w:r>
      </w:hyperlink>
      <w:r w:rsidRPr="00AD5697">
        <w:t> — American Academy of Dermatology</w:t>
      </w:r>
    </w:p>
    <w:p w14:paraId="4954B2F4" w14:textId="77777777" w:rsidR="00AD5697" w:rsidRPr="00AD5697" w:rsidRDefault="00AD5697" w:rsidP="00AD5697">
      <w:r w:rsidRPr="00AD5697">
        <w:t> </w:t>
      </w:r>
    </w:p>
    <w:p w14:paraId="5162142E" w14:textId="77777777" w:rsidR="00AD5697" w:rsidRPr="00AD5697" w:rsidRDefault="00AD5697" w:rsidP="00AD5697">
      <w:pPr>
        <w:rPr>
          <w:b/>
          <w:bCs/>
        </w:rPr>
      </w:pPr>
      <w:r w:rsidRPr="00AD5697">
        <w:rPr>
          <w:b/>
          <w:bCs/>
        </w:rPr>
        <w:t>Books about skin diseases</w:t>
      </w:r>
    </w:p>
    <w:p w14:paraId="3AAD04E0" w14:textId="77777777" w:rsidR="00AD5697" w:rsidRPr="00AD5697" w:rsidRDefault="00AD5697" w:rsidP="00AD5697">
      <w:pPr>
        <w:numPr>
          <w:ilvl w:val="0"/>
          <w:numId w:val="13"/>
        </w:numPr>
      </w:pPr>
      <w:hyperlink r:id="rId64" w:history="1">
        <w:r w:rsidRPr="00AD5697">
          <w:rPr>
            <w:rStyle w:val="Hyperlink"/>
          </w:rPr>
          <w:t>Books about the skin</w:t>
        </w:r>
      </w:hyperlink>
    </w:p>
    <w:p w14:paraId="1AA0C8E3" w14:textId="77777777" w:rsidR="00AD5697" w:rsidRPr="00AD5697" w:rsidRDefault="00AD5697" w:rsidP="00AD5697">
      <w:pPr>
        <w:numPr>
          <w:ilvl w:val="0"/>
          <w:numId w:val="13"/>
        </w:numPr>
      </w:pPr>
      <w:hyperlink r:id="rId65" w:tgtFrame="_blank" w:history="1">
        <w:r w:rsidRPr="00AD5697">
          <w:rPr>
            <w:rStyle w:val="Hyperlink"/>
            <w:i/>
            <w:iCs/>
          </w:rPr>
          <w:t>Dermatology Made Easy</w:t>
        </w:r>
        <w:r w:rsidRPr="00AD5697">
          <w:rPr>
            <w:rStyle w:val="Hyperlink"/>
          </w:rPr>
          <w:t> - second edition</w:t>
        </w:r>
      </w:hyperlink>
    </w:p>
    <w:p w14:paraId="25477932" w14:textId="77777777" w:rsidR="00AD5697" w:rsidRPr="00AD5697" w:rsidRDefault="00AD5697" w:rsidP="00AD5697">
      <w:pPr>
        <w:rPr>
          <w:b/>
          <w:bCs/>
        </w:rPr>
      </w:pPr>
      <w:r w:rsidRPr="00AD5697">
        <w:rPr>
          <w:b/>
          <w:bCs/>
        </w:rPr>
        <w:t>ADVERTISEMENT</w:t>
      </w:r>
    </w:p>
    <w:p w14:paraId="420126A4" w14:textId="77777777" w:rsidR="00AD5697" w:rsidRPr="00AD5697" w:rsidRDefault="00AD5697" w:rsidP="00AD5697">
      <w:pPr>
        <w:rPr>
          <w:b/>
          <w:bCs/>
        </w:rPr>
      </w:pPr>
      <w:r w:rsidRPr="00AD5697">
        <w:rPr>
          <w:b/>
          <w:bCs/>
        </w:rPr>
        <w:t>Other recommended articles</w:t>
      </w:r>
    </w:p>
    <w:p w14:paraId="41343340" w14:textId="77777777" w:rsidR="00AD5697" w:rsidRPr="00AD5697" w:rsidRDefault="00AD5697" w:rsidP="00AD5697">
      <w:pPr>
        <w:rPr>
          <w:ins w:id="0" w:author="Unknown"/>
          <w:b/>
          <w:bCs/>
        </w:rPr>
      </w:pPr>
      <w:ins w:id="1" w:author="Unknown">
        <w:r w:rsidRPr="00AD5697">
          <w:rPr>
            <w:b/>
            <w:bCs/>
          </w:rPr>
          <w:t>Around the web</w:t>
        </w:r>
      </w:ins>
    </w:p>
    <w:p w14:paraId="0A9EF7A5" w14:textId="77777777" w:rsidR="00AD5697" w:rsidRPr="00AD5697" w:rsidRDefault="00AD5697" w:rsidP="00AD5697">
      <w:pPr>
        <w:numPr>
          <w:ilvl w:val="0"/>
          <w:numId w:val="14"/>
        </w:numPr>
        <w:rPr>
          <w:ins w:id="2" w:author="Unknown"/>
        </w:rPr>
      </w:pPr>
      <w:ins w:id="3" w:author="Unknown">
        <w:r w:rsidRPr="00AD5697">
          <w:fldChar w:fldCharType="begin"/>
        </w:r>
        <w:r w:rsidRPr="00AD5697">
          <w:instrText>HYPERLINK "https://rev.trendmd.com/open/CzE28eEyr2lvlUJpitsEnb_QAqV3pR_CGqNL3-V50M74RRMgTfUay00Paf1zHiUxMwfgraiGKiNmodGz2ZAT5VQNHDlr1CnTrPygSKK17OsL8gVrHgIOs960_XYdecksUERMPoVoQUYr-oh0W44GtrZ9YV3XEscjV5KXAbUF4D8bor0C6MftNuI76cyBoR6eafMQzORKDqyjOUbMjp_TxmNhYaGBHd_8OnzrSEKDbhx2X46vr1jrA1pG_EUhZ7Otu2uwNa5twU1u53q-QuqT8rfXudtib-nA8c3sJLnALgD37Nqr6VvEqaW99uhigpLGaAiz_tqZ9D9C0OlY1l2ZWYvh5ietOurVrIRzOFhixrsK5ZuJAxd1C72N90ewMZs05QeCUl9CSSjimeuGCsTPx3XLBkWu6kqH81BNCOG-E1pVtVQU4zu97xwmr4gfeEb6bljSJE6FCNHVGop1W_R6q456NaR5exbisFaGThYXirKlUyPT6ogBKoj97fHz7K-DPht5KcymAYWixCddfyw8W_HdtVX8XoMKbKbImPSGDxrlL9V7gwS2GqaHbCaxcmfG7weXr7iyUd1VQyce7leNasyj8HAPRGWhec7FcPQ5wCnJnCVztXQpcReTZcKa6UiboLVTdbvnZBotS7FzkxfKImQar3DeZhvv6H3zelYwIFabSO4wIq8b3830zzBQ91bPm4TwJkLoj7RVEiGN7ze1O0-X4iQCz9Ji2DniQ-6ILud2LsQbJBSGmnp8EY77RWaAoCS5_7zLWYSyP4lTpDVJxEBEXZ8Jh7AbBmnANCm4IqTNnva7XHUOor0df3GDMqSc8xNZDRlAgkhdvWvJQKWkp8SGoX_UoHMlInSxVi_bdswzE4whu_kSgVVqgFuR-7RtYzquk8T1e2hl7WJyTOusIpnMRV11zBY1ewDtPxllFDXhF31Vn0dJOOKQ6hcPuwXVg7jI2urYAb9Cfeo-ruIYFFhIF624niJ0n8t25FBUmFGtmIeZzZsGsik44c2szYOrx5PfjopArccAf40yW8v_uTqodSHbBvgNoLmJZh0BGUW1Qyu65iBXxU_VAvXTbIGgDqYW1DJFKhI0m98IFj6-mxHW_oXHU3sWaKEn26fTjbX2L-OFJp5Ssd06CpjEtT4O4LlwEbvZbmph0ZWMuSp6rXGNp5nPGNe91A6gpdLL8y7r_MsTVzne2uFowZ3x5SpzJANc6YgcC4ZzSK0yipWBQifMs8EUwz9l80-9iB-L1Cb7C45kXHMymwZ9Qa4yf-877ZSo-lGE_ImaffJyXJu7zObWAy3KyfLP2r1BKBbniiHDCJukyJ-cshUWm4_o4s8ICAojZmvyLI3w5Q_pXXsIBnTHilhBM5HdY2axA_gj6qq8BfjbXWcRHtSXtfEokvg2qyijfedbCX5QJhaoSSvoKmO9xOp50vQODUJ9kDfy6XeJhgX6rFOS6w5JKjHB_AQuXkyUvcIT0BMdj7M" \t "_blank"</w:instrText>
        </w:r>
        <w:r w:rsidRPr="00AD5697">
          <w:fldChar w:fldCharType="separate"/>
        </w:r>
        <w:r w:rsidRPr="00AD5697">
          <w:rPr>
            <w:rStyle w:val="Hyperlink"/>
          </w:rPr>
          <w:t>MALIGANT MELANOMA OF THE ANORECTUM</w:t>
        </w:r>
        <w:r w:rsidRPr="00AD5697">
          <w:fldChar w:fldCharType="end"/>
        </w:r>
      </w:ins>
    </w:p>
    <w:p w14:paraId="0F8F1CCE" w14:textId="77777777" w:rsidR="00AD5697" w:rsidRPr="00AD5697" w:rsidRDefault="00AD5697" w:rsidP="00AD5697">
      <w:pPr>
        <w:rPr>
          <w:ins w:id="4" w:author="Unknown"/>
        </w:rPr>
      </w:pPr>
      <w:ins w:id="5" w:author="Unknown">
        <w:r w:rsidRPr="00AD5697">
          <w:t>Cenap DENER, Betül BOZKURT, Cuneyt Kayaalp, Turkish Journal of Gastroenterology, 1994</w:t>
        </w:r>
      </w:ins>
    </w:p>
    <w:p w14:paraId="0050D698" w14:textId="77777777" w:rsidR="00AD5697" w:rsidRPr="00AD5697" w:rsidRDefault="00AD5697" w:rsidP="00AD5697">
      <w:pPr>
        <w:numPr>
          <w:ilvl w:val="0"/>
          <w:numId w:val="14"/>
        </w:numPr>
        <w:rPr>
          <w:ins w:id="6" w:author="Unknown"/>
        </w:rPr>
      </w:pPr>
      <w:ins w:id="7" w:author="Unknown">
        <w:r w:rsidRPr="00AD5697">
          <w:fldChar w:fldCharType="begin"/>
        </w:r>
        <w:r w:rsidRPr="00AD5697">
          <w:instrText>HYPERLINK "https://rev.trendmd.com/open/vESVPKGEg9r1LPGMYf2nLVC-PVDr2UFlQjdTtosyPc0AxsH-0Plr7uv0RZT6ebPIXbTigKNE8ISq86UFBcwYE2hKU8JC1x9vWJ87MQQdNmRR-WlyG5dMRx3Sm9BJ_SU98ybmb6YMh6yRQ8_aVqf7u8uJd7WZ0Nn9Fuj_uIA_M3vhqwLcR3RegxJxliVAt78POwCLkSuPdsZXAsxrFKuJWO9c7Zdr3KqfngDmjtJsk0vC91Iued6N057nWvOjWUIf2zD51UZ3QGZGoYKfwDg4B_o0-bKVr31T4FHgJH8S7614hGzJmIyfP2vEPMOAfXTEGUa1veWOWr2pCZDU1K79mpKHnu2RI5ujUqIFjr-b1w58dcsZYWc3dr6D7i5obnE1YAx_-Tu4xLq3AhGr1Z88pwYJMvV7JYjJOcbjtsIcfETf2eM45fnKh8i-NjYdr8wnWIpNgod-H9AnGkQY_zgK5ZHXDuGFSIS3eKQvTPA4AqCw469V2MdC18RinGIfuStSpGSP_nkFKi0M-RwWEuiBpgDo_EchPZSm_FFMKpDRjCmtraGc0K7lNQgCHCgz7aItmYcvzfKn4XC7qQlDXpk1t1a-pCv_8Ayv_MU3oE46Y6U_4OEmNTqgHXORLbpakuHkayAAf9y1iIzYlBcNFcnjrJOhrn5xJ8om-rSM-KbsavxCUOdOfmpMJKsbco1qhhR4fo9OcIMFJ0gp2t9SloC0LT25zhuDwrCe65CXmOrdPXUnjcmNbmnckSbZxrqdsDukNoWKK_9zRdvwOpXFRSSQfODpguBSzu845l9LnJiOg-1GnIeOpYLlpurRv8jvtDx65RZGLAIgq-Q9BXsPlrXRLBidG31wfMpxsG68wQ0SyjEjmb5DGK4LrChPiPj7NOOR1YrjPh8ZHThPp4NH_i3X5GRDpY3I22el4MxpdHyKpi63Ofpcijm-FNdE8lu-N8rXAkbY63KJ-PEXtIyUJ24Bojw3mslXU8LgUO4gzQF5JJjTiblJqEKE43S05gynsKyQ0M57Lpe4LDeG-HOUd_zx_GDHGv1NRHcQdaSV8XC2bt-yr2fO4jvhgLVWZq6NCynsB-D8Cfrew7uGG8yg8udPN3Z29-dx_BrOrmMgj833QAmk_P3vKB6CFQyNc5aoQjHkSqJoRNLTIS9rFyQUYxLvwdKzztSUBMNhXXMY7sb-q54VBlJFjBUDz7D6SSqzPSmiJSSqWJ7sONmnoVmeHvry-fu1d8HZgWsEj8A7q3kQubtmCFmZQ2GzqJO3NAjAK7iJNo8A3y7b7Bx-q-_Zpp3kUJC3pCnAysJUIa59nTeU9vX6drwcGcTIp4oDq9VN_Y540qb1ZF9Yo87oTNUons0uPiglWMns1UQQViTE5T7VVLyLCIBIkdy_aGn39bjV-k69kQkNPFaxYzqFtP_5lUNWNsUfmCsPsueAfI3OVA6tgKULBj_MhJW1KHQaNhffGqkJ1lCJvyvh56KOyXtc" \t "_blank"</w:instrText>
        </w:r>
        <w:r w:rsidRPr="00AD5697">
          <w:fldChar w:fldCharType="separate"/>
        </w:r>
        <w:r w:rsidRPr="00AD5697">
          <w:rPr>
            <w:rStyle w:val="Hyperlink"/>
          </w:rPr>
          <w:t>A rare entity in the rectum: Malignant melanoma</w:t>
        </w:r>
        <w:r w:rsidRPr="00AD5697">
          <w:fldChar w:fldCharType="end"/>
        </w:r>
      </w:ins>
    </w:p>
    <w:p w14:paraId="38452AD5" w14:textId="77777777" w:rsidR="00AD5697" w:rsidRPr="00AD5697" w:rsidRDefault="00AD5697" w:rsidP="00AD5697">
      <w:pPr>
        <w:rPr>
          <w:ins w:id="8" w:author="Unknown"/>
        </w:rPr>
      </w:pPr>
      <w:ins w:id="9" w:author="Unknown">
        <w:r w:rsidRPr="00AD5697">
          <w:t>Burçak Kayhan, Nesrin TURAN, Ersan Ozaslan, et al., Turkish Journal of Gastroenterology, 2003</w:t>
        </w:r>
      </w:ins>
    </w:p>
    <w:p w14:paraId="50890E43" w14:textId="77777777" w:rsidR="00AD5697" w:rsidRPr="00AD5697" w:rsidRDefault="00AD5697" w:rsidP="00AD5697">
      <w:pPr>
        <w:numPr>
          <w:ilvl w:val="0"/>
          <w:numId w:val="14"/>
        </w:numPr>
        <w:rPr>
          <w:ins w:id="10" w:author="Unknown"/>
        </w:rPr>
      </w:pPr>
      <w:ins w:id="11" w:author="Unknown">
        <w:r w:rsidRPr="00AD5697">
          <w:fldChar w:fldCharType="begin"/>
        </w:r>
        <w:r w:rsidRPr="00AD5697">
          <w:instrText>HYPERLINK "https://rev.trendmd.com/open/tPUo9_q1SmXNCsDf58RhfQzTo4zgyb12x41GXKgpCvMFRtnPIezX9QWxKxSEnRTvMaWNfjyrhoPjjBcwJOSwmQiQIrki8ZyJWHE1ZLmxbMOyCNHInPkZlX7n7J5yv5hqIpT0ZM8x_BS8q3K9T6AR7CAkNto0Ra9KTnIVo0ZSyZbz93bOm0IEywNDLk3S9Lz_K6LMR3b3Ij_CECupvarihcv7-HSr4j0xBW7E575uL-CojeXbgg3ZjsJHw9lJx-p0-QtpKLi0eg_FN2V4PQtJofLUh_atEviaEdDWp6vktAsXHbHioe_5t2L21eoKrSDXPCJW55zguS-wM8viRgnLyjlrCjnF_SCdr9jWyKT_VjBZb5tjnS5q8pGkUEjiYIVaNiRzgM_5Tq-pKKikxVMumxKX--Ut4NVTBbLaADJ33StkDgH6kcEqGayKblnDbRsFC17kPXh4LDOwp_UYY8O2IqWEi3yzKo2d5zoQ1wM5HFN5vl3XdCvh4EChpsF12-svizkkSTi3qVmfZXlEdc2imMpnVpS2KQwn5_plns5kYMpRKtFJM8CzzQkkDUZhd1CWl6KVm7tf-f5aY5WHSOCVf6F5JcB0FqgvowEb2aLGJArgHdHA_3EBhuct2-mkaBKws-qVC1ShKHg-pgL3j6sqwXu_mjUpjUOMUYm9uKHuZLArCItoVwWcAdZ0Brxes1i8hhhwLjbSzgZ10nRHVmHkImVqFGyxx8wVpVj3van_YOSIT4RE78LuzhJ61a2P-Iey1Pqr7zaGA3JXn4Q7ry4tiDXucxyPfGwXH5e-qTxwcCLJcPs7y4nzS-FD3sWk7vCbfIuayopol1QKK_3E6g4YgAU8huKb3S8VZWDFqIWAyp8n3r1g-qJ3BJZY6GSDICrICF2hzr_7bsy02SusP1mN9KakjkbXpaelaOl1FHsDIzPqvCS_8Q11jSQvivH2zhFQRAJ9ZrNKd9xtRdKuleTiWlqML5zBpGhx3fEAekHfK6jffV0uKNH9mXDuJ8AwdczQ5cbHDYsdq27hg2i5g0T8JVbmrULDj8eYErzRI7GCzykyskAvAUYw0p1SCRiEhHgrcDAk1g0S7bcJwRYdX0KDpcAcJWhgWHJBHKRhZgce0j2BuJzx2FsS0cwUZKkWMKMtGwyxUFUUqiXuBH4U1bC27BA3UnuepOqoL8l5zPBo5yEtJtjqkPlSTZNMbrYPI3oqOTP96wwtcWE-5M8iwo0iTk6bhXDu9qVWsHgdwqYmx4cufp-mDj_JIth17faMqxgVHFW37q5_eoESCXUIWTXEXOY6oKiVRvEB7TjRgYD1rD7eE3EqDkDLnHVhpQ3EmN3DTYYT3L8kLM4VjbEVLHADK4thB2EETmv8acd48O53oP2-niMml3tpFnhI_2RGGnPTI1BjkUq3GG22SiXEddrkLg4F_kXQ2hgqVrWST0mr_esPFrB-v1p7DARc7q9V6hYx-_vLaMsErOuBy1s" \t "_blank"</w:instrText>
        </w:r>
        <w:r w:rsidRPr="00AD5697">
          <w:fldChar w:fldCharType="separate"/>
        </w:r>
        <w:r w:rsidRPr="00AD5697">
          <w:rPr>
            <w:rStyle w:val="Hyperlink"/>
          </w:rPr>
          <w:t>Pregnancy and gastrointestinal diseases</w:t>
        </w:r>
        <w:r w:rsidRPr="00AD5697">
          <w:fldChar w:fldCharType="end"/>
        </w:r>
      </w:ins>
    </w:p>
    <w:p w14:paraId="34F5033F" w14:textId="77777777" w:rsidR="00AD5697" w:rsidRPr="00AD5697" w:rsidRDefault="00AD5697" w:rsidP="00AD5697">
      <w:pPr>
        <w:rPr>
          <w:ins w:id="12" w:author="Unknown"/>
        </w:rPr>
      </w:pPr>
      <w:ins w:id="13" w:author="Unknown">
        <w:r w:rsidRPr="00AD5697">
          <w:t>Abdurrahman Kadayifci, Bulent Sivri, Turkish Journal of Gastroenterology, 1996</w:t>
        </w:r>
      </w:ins>
    </w:p>
    <w:p w14:paraId="368A58BC" w14:textId="77777777" w:rsidR="00AD5697" w:rsidRPr="00AD5697" w:rsidRDefault="00AD5697" w:rsidP="00AD5697">
      <w:pPr>
        <w:numPr>
          <w:ilvl w:val="0"/>
          <w:numId w:val="14"/>
        </w:numPr>
        <w:rPr>
          <w:ins w:id="14" w:author="Unknown"/>
        </w:rPr>
      </w:pPr>
      <w:ins w:id="15" w:author="Unknown">
        <w:r w:rsidRPr="00AD5697">
          <w:fldChar w:fldCharType="begin"/>
        </w:r>
        <w:r w:rsidRPr="00AD5697">
          <w:instrText>HYPERLINK "https://rev.trendmd.com/open/avL-mqhxdndLLgAx3LN5F1UDynAM8h4vhKVWt40H5QjMGGVmucCPhpfWHZ31cc6qhKyftIB0HM7nZzod2wGFel5i32wdQwMLRrnlAUwypHLv_vXd37DLfk9dh3xPcju5sENGwA70-IW5JKfhCAgWFtZcOMfRzOadu5QCPiBHVQqwj9Mw1yoZwC6mrmw_EFnJlp5jZCAFAqMqxco99T-JeW8h_63ahSS8uZgmuD-PVpzhZbx7ujXLijRdSgNLtCqAyU8JRrGDpE7LGs1CEDJ210sCfW2EZ9--2beF-GRrqd7AdnpgeGDVOnOgsY2MznhmN-0DV0G0yU14oPrRc927VsliBggX2pI7ORCkCj_-x_roXn7MPmayvo8pDoRmYAcrsqYabZSQW8Fd8aT96PLUnRcta3L9ywWIEsbzcL4peTVyAe03xyM_nKspk0I99iZ21tYKSCtMirviLJ26kb2qwfcIEQAYDH-dMqjUG4rDXer_4s3n2XY-8iSN9aIxKGONLgzcIrmBIh1km6dpwMqcTXs0I-LYe1ZAOTeyr64f701KTzsy__CVy_w0Yice8EK9GVrRFzBg5oTA09EGck5QKuvvaTv23FXS8IEHtEK9r6YOUVTifL2Y61aOAH9uvbb-8XDrnl003-d07nTa3PnbgaRKJWcUU9yqFDn6B1TV5HlVfbirxSMM2lMk1m5X0cW897cft1JjQ_3Lbvav3hTX3iPv2wfm5jDDcyVI_eIZXMrl_fssNvJ28C7Xl0rU_RUS7p2XI-rUPlM48uODqCMkBw10SzYIIvR0f1W8Qn5e2BTkdgK_HJ6xiIhqqRNGfmLhX2ldp0nRPCVulYSWL0H3-njVpxdRwy5zylkvbuHsDoJsZ5Wfg7nfbAociKsTyn0AvrD_Mhs6ykxDw0u0XrIc8IiyAkg7WXqZyC8lvbVUpl74ngcDSwmmJSKPk86sIRjGKd8Hkd03uy1wuAYcdyjxFr9IRRwM9c3JGgCD_NlXNjhmr6FdxOdmz33QSLswaOrd-KJshIJF73o-Q9u204UhMXOfkswQDnhW1lnagm1AyVULnQtk7FZaoTQ_JkZ-UU_dcJTrfrCus98Q3r8vWjqDKEu3t2slQz2zLHtBbMrom6CBSaMhGYI5bqAIozlYF6ZneG-mAIPKNlFX6ui0X5qHcgljwQELGLBV9PvKygdxE3fHmJaJ92tLiuLJTZ5a1JZRnEzqKARCiV3NFzdn3ieLQEUd3pcYtWigobbzLezV-l9r5bxYSd-SrVSBZYUOPQDqHlWklKRcdk1qRW0OqiNXZE0VnbJwy4vuwMVRyYN42bUANhgO2s8dqU6dNP3Ng2ZWOiu0JsahxqZmLCcHU13KP8YsjD5-WZHJHuZCKEn4CyWOqJo0w_pOpvUq06jW5ne0AnuhaBp1A3-J7k66iku8Vmcl6VvRSgq0ENpGt711UpSABVn5zfHrQt88sd1F2bLUvXkaEqQacMIonw" \t "_blank"</w:instrText>
        </w:r>
        <w:r w:rsidRPr="00AD5697">
          <w:fldChar w:fldCharType="separate"/>
        </w:r>
        <w:r w:rsidRPr="00AD5697">
          <w:rPr>
            <w:rStyle w:val="Hyperlink"/>
          </w:rPr>
          <w:t>LIVER DISEASES UNIQUE TO PREGNANCY: ACUT FATTY LIVER AND HELLP SYNDROME</w:t>
        </w:r>
        <w:r w:rsidRPr="00AD5697">
          <w:fldChar w:fldCharType="end"/>
        </w:r>
      </w:ins>
    </w:p>
    <w:p w14:paraId="747AFDC2" w14:textId="77777777" w:rsidR="00AD5697" w:rsidRPr="00AD5697" w:rsidRDefault="00AD5697" w:rsidP="00AD5697">
      <w:pPr>
        <w:rPr>
          <w:ins w:id="16" w:author="Unknown"/>
        </w:rPr>
      </w:pPr>
      <w:ins w:id="17" w:author="Unknown">
        <w:r w:rsidRPr="00AD5697">
          <w:t>Ulku Saritas, Aysel ÜLKER, Perihan OĞUZ, et al., Turkish Journal of Gastroenterology, 1992</w:t>
        </w:r>
      </w:ins>
    </w:p>
    <w:p w14:paraId="2D65F709" w14:textId="77777777" w:rsidR="00AD5697" w:rsidRPr="00AD5697" w:rsidRDefault="00AD5697" w:rsidP="00AD5697">
      <w:pPr>
        <w:numPr>
          <w:ilvl w:val="0"/>
          <w:numId w:val="14"/>
        </w:numPr>
        <w:rPr>
          <w:ins w:id="18" w:author="Unknown"/>
        </w:rPr>
      </w:pPr>
      <w:ins w:id="19" w:author="Unknown">
        <w:r w:rsidRPr="00AD5697">
          <w:fldChar w:fldCharType="begin"/>
        </w:r>
        <w:r w:rsidRPr="00AD5697">
          <w:instrText>HYPERLINK "https://rev.trendmd.com/open/a-PvjKbkcnSspiuEiHiwmPbNVsGFtWJgRoqWMdd_Nvz4xOW0GEQNqk6escMrm_fDXsGwXF_Z_75BnYdz6VUaqXoNf3SBbC9DJxD-XP98AtWqQMcuntdZvVeQRYpISGxaCZk1wTOXF2E_XH25lkjucLH4xBtqLGEsnLhIvBospqC6YjwIEa3kBYkTIL3XKAOzf7ar9c1umtn7Dyjf3snB1991e9EXnQ4Plg7nXrBVGCRbEqZWOOqoZVd3Fq_jhfd8UWMMnBbEx5sjtdisY9vub7v2UAZyLQBMD456UhOmjbkxJlkf91cTcEXkpzJ1_GDMRkyXfpdT4wIQE1hl3jYhW0pMBLFSS6VqXaX0uAsFdTl7sOADSD146PypG1LdkEVm33_-bAW5fkVYE8vbbVWyBGEl3R1-kCGCfPadSf5EhL4pchvBSXGt_i_03Vebq2DI7AGOD0x2YlDLe968N4Hktociad-PHbmRW9tGMX-3xk8fwkBS3MIMJSE7vGJSc_0lmU7fUdDFWXQJHu-T0ZK4yZBExXpTnGwgvjVSPgwIcB8llMpM4IL4l6nKxyu5woU94Xpuc5qNsMWc6s4Ej1NOxuTgPPma6ecCiSWHHmPkCdppNKphRQ5GGOgrLfkInC-qKWXvTAKh40D7-5YV3vcUc9s7_ant9AL4k_qAc8EFocxtic-gRxaUo4swmFid0RvPljDHOPmUlBNpqvxUpgXdtXWRovohw1j24Hyf99HkRRpKbw3K8Hee42WlkPf3wyJ-qewR1B8xDCdDt_OLOG7UOp2pertOdfMpUUmmYhU_P6P4fAWKcpNQc6Z2_jj9QLdiNWAr-AVHUnWrgpSjDu6cYlyA-Mcd6q-h_7_tbJbpfDwDljKGxg1dXdnvZHL3UcolTnmOoY35NiZ0BX2aok4y3SGDbwAPDTqaJsmc2psA5NoYTp2tKCLnf4e1mSbeMXFUa0pIaAc64uEmV0XdgkOspbpSy5giZzR_WuT3NK_ilh6UQQHOmN4Fvp_SXuoMNqxhlUE2eMrNz_4cQ-MQHdMHJwrXz26OL9S-iQzJvGH-2lA7XiXkZXi_5Sjz8uE9Xkurjyu0xUxI822irWipAG3xrG3FP_2AWPsCC4brakNU6qf7LzAuhXP6RqcUTeAMm8ogBJBdBcGJulMeS3PIoUll4r6GR1G3O2uWQtLXwzn45_BCS4cxm-mQIF9m1nY6jYJE3wxG9C__3GAGeeIK8PFIiafJwid_x6acBvV4kCQqrVvHk15wtBnbpnktnuvgK3ZTDwKqXa7vNdZTN79sukUWXj5ndiVSHmIQGPflraR2UbWBqf7GDHfS1EXYLr_PoWXSHhuvpqpWWk2SpDYlG9Cs5unggMwQfJfnc7fWWZxJPN6Mo05kwN9nVFKIlZa722hrcl5ARessLSuDZVuXDNp05QRJoniUBQa5bEZ7v7ct5zv49Q-hG2IpRWTXJBiU2J2QTcqiFqL_E0qHyII" \t "_blank"</w:instrText>
        </w:r>
        <w:r w:rsidRPr="00AD5697">
          <w:fldChar w:fldCharType="separate"/>
        </w:r>
        <w:r w:rsidRPr="00AD5697">
          <w:rPr>
            <w:rStyle w:val="Hyperlink"/>
          </w:rPr>
          <w:t>Liver, biliary system and pancreas disorders in pregnancy</w:t>
        </w:r>
        <w:r w:rsidRPr="00AD5697">
          <w:fldChar w:fldCharType="end"/>
        </w:r>
      </w:ins>
    </w:p>
    <w:p w14:paraId="3BC2DBFA" w14:textId="77777777" w:rsidR="00AD5697" w:rsidRPr="00AD5697" w:rsidRDefault="00AD5697" w:rsidP="00AD5697">
      <w:pPr>
        <w:rPr>
          <w:ins w:id="20" w:author="Unknown"/>
        </w:rPr>
      </w:pPr>
      <w:ins w:id="21" w:author="Unknown">
        <w:r w:rsidRPr="00AD5697">
          <w:t>Abdurrahman Kadayifci, Bulent Sivri, Turkish Journal of Gastroenterology, 1997</w:t>
        </w:r>
      </w:ins>
    </w:p>
    <w:p w14:paraId="3D7DD924" w14:textId="77777777" w:rsidR="00AD5697" w:rsidRPr="00AD5697" w:rsidRDefault="00AD5697" w:rsidP="00AD5697">
      <w:pPr>
        <w:numPr>
          <w:ilvl w:val="0"/>
          <w:numId w:val="14"/>
        </w:numPr>
        <w:rPr>
          <w:ins w:id="22" w:author="Unknown"/>
        </w:rPr>
      </w:pPr>
      <w:ins w:id="23" w:author="Unknown">
        <w:r w:rsidRPr="00AD5697">
          <w:fldChar w:fldCharType="begin"/>
        </w:r>
        <w:r w:rsidRPr="00AD5697">
          <w:instrText>HYPERLINK "https://rev.trendmd.com/open/4HDZbqiXbA3ureJT2K7gg_imk4p_eE2sGLezxXGA6hNsYN8oGZqEX-uumgQoF1h_0fy72_QsaID2Xl5teSd7-bn_BSt31LHFeLZL6f1PFpjnLvucfXOyA8rB6yJJmbx-JMwrUiaLwu1zUmbfrCfGSoMi09clYlU5h9uN9vdsGHaG_8ZP1byQU3wrz01ryfhbYemAhxwIZiHSUtMMH9PtJfBgicUcJleRawNM4PqCDwKlOCtTBi-KZUnTmQxwkG7mIvw7v5NKqae7wKabBym-cLK1I6BSPnEC8m6MpETC73krtTzrPJNczOVcmbyw53Kl1x2ath5w6ureoqtUNyyal27htRDbHFDywQ_VyGaQ1uvSVjxPAcsxTOHiUXgGWpelwciblYXhh6ocMWfX3byGke0xaUWwAaDN3WA9q-CyLnZPCexrmQ_5a-leq9wANaC2i8RBB372oeWxtzhrdnDZ5SkOPcJtgg7DcKScMhgRfvjpA1dIsuDJZhN5GNnSCUbRa6fHtylfuCt9OGIoCCydbYfEnMmfkE6N0jS5kLYdnTIRBOCz2nEdH0EtMsrtVIS8QwWs8ZtIoMiJjETWcmQcQPYPMIJWcwlWgLdoLk83B72iMwlV9CC1P2yA1gnOVjBi2PGVdG-3o604aRrB6IQUOXKbcYyezKChvMRz-cZiQ_wyxRYN0jbJsc-vZ7ZDrlcfik9YlHn-WMmbOsMuhGkS0m20R8DTMysHbwetmotNk07ySFMAtgtNOLHfHaN8Yd05mukTjRSEXMCZquXckhhfKKjgcz3fe79T2FF1KbgHYPsqYfVKKak-_FZSrStPT9Be2dRlPwfsI3Ei7zvlcvbPbbAgVF6yrCUz75MdsT3v0LqS7XrHBaSLLUZqznfPcm9r0ylxQ-dBOT3ozE_VD32tciSB5q5qgFGiOwDgf9xG9HM6OgI35YhE7_dkIG5N3zWL5-Ce2r7Aj_6eLj3fMxNV7Xh9yZ-YZw7lFJWhP2cFOm4chEOnETpkCGpzY-fYlqVHcG173dFmo8mXQGMi7CmVUavJb_xMtgBTqrnq5MyPjKMmnEg0WGjTbXdRBUsykbJV4VdDNUYcWAnUtcrO8abFdbP3vynTvzyz5usT4aNNALyVKtOmGuqTuwAcmzbLJvXf3MOAU-IEIhjq2WNQ2thjhZ4gYUHtP2DDWe75M1RUYy1sNKkAKxLkcep8UDLWcggbHUGkcni1KVcqRv5wTSNpoZYicchpo1u--LLFA3nEy0aWrvbWH_P_VsimLvfeCfXKHJ2OEsHdOvLfls8eOuWy-5fwvQguZTiSFgiR1j7dJpdR5Y6W-QTKLRniTY2DPmXbKYrMWqQk--xO9RA5_KOIw0Fk_1Ynx92mZmW_6Xp6WAox4rj4j4r0FDRNrfDDytIFwQLQsnUpdJ6TfiWdeHCcJa8RHnDYkghKdyXuOFF8vdlU8-QybjVhWLluluPV_mE2AX38Litkw6cmP4E" \t "_blank"</w:instrText>
        </w:r>
        <w:r w:rsidRPr="00AD5697">
          <w:fldChar w:fldCharType="separate"/>
        </w:r>
        <w:r w:rsidRPr="00AD5697">
          <w:rPr>
            <w:rStyle w:val="Hyperlink"/>
          </w:rPr>
          <w:t>The Effect of "Pseudo-Clolangiocarcinoma Sign" on Serum Bilirubin and Alkaline Phosphatase Levels in Patients with Cavernous Transformation of the Portal Vein</w:t>
        </w:r>
        <w:r w:rsidRPr="00AD5697">
          <w:fldChar w:fldCharType="end"/>
        </w:r>
      </w:ins>
    </w:p>
    <w:p w14:paraId="20001352" w14:textId="77777777" w:rsidR="00AD5697" w:rsidRPr="00AD5697" w:rsidRDefault="00AD5697" w:rsidP="00AD5697">
      <w:pPr>
        <w:rPr>
          <w:ins w:id="24" w:author="Unknown"/>
        </w:rPr>
      </w:pPr>
      <w:ins w:id="25" w:author="Unknown">
        <w:r w:rsidRPr="00AD5697">
          <w:t>Yusuf Bayraktar, Ferhun BALKANCI, Serap ARSLAN, et al., Turkish Journal of Gastroenterology, 1994</w:t>
        </w:r>
      </w:ins>
    </w:p>
    <w:p w14:paraId="3DF1F114" w14:textId="77777777" w:rsidR="00AD5697" w:rsidRPr="00AD5697" w:rsidRDefault="00AD5697" w:rsidP="00AD5697">
      <w:pPr>
        <w:numPr>
          <w:ilvl w:val="0"/>
          <w:numId w:val="14"/>
        </w:numPr>
        <w:rPr>
          <w:ins w:id="26" w:author="Unknown"/>
        </w:rPr>
      </w:pPr>
      <w:ins w:id="27" w:author="Unknown">
        <w:r w:rsidRPr="00AD5697">
          <w:fldChar w:fldCharType="begin"/>
        </w:r>
        <w:r w:rsidRPr="00AD5697">
          <w:instrText>HYPERLINK "https://rev.trendmd.com/open/9Uf49FiEGtzTH7Ayl2-TVL2JiRRP4HVJ0KgdMdud1EmLbCYDC5ENkhr8wQcGQy-b22KiKHtot-C1VuSDg6uI1BWP_hdITQmqt258a8Ko3nUUcsv440fsowW9SJkmrMoCFg8lmqTmloz1O6tAXPMwqqg3THc18dY_OjpcS915RgDrZYbic2rYXz6kYt4KAKUAwuZWkN8ulfu9Ouwco75vvSPZKMDextcPiVJLSMtxPa-6YR1AP1dsFpcEeDBkauGHwHpKtystuL2OlSTURYvuqnWyWQM8MBxnEFJBVxqCwlglT-Nk5QQzB469kCQ6qyO7eJGNkZ7cJKLhmcHaqq3FDm_i92UFXv5DO2kaHqSx4jt-I2yxQKWAOj0Dga9cpAK9UsF8ukvu-fYIPUOJxCmODyxrlx7dQdgXlKlGaEXvqklJm_8MigRvcVZg8eCF5a7hOTXI6pVQyZYiLDz4kcC3Tl7pr9NriZS88ILAXo9299MUep-tbrNV0j3GKMXWZA76yZWqHFuYrqZCki4hJoScfKwLlYj1Jn10T7aT6XS1xtX4LqjcIR9JGd3eJoWrqyODdBe8PPMgkgPpSUX_LII9rtRTgfgwFZ3ziTEoELFyDb2y6-tK6ipL_WBp0jhsJoMs6o-Nu2vkjJWb6dl4O79Dn3ZxOOeFasgWmoFxAxrS8NkDoYhf7GGmOUekbKJUVv-D4W45-G4Pzkut0TuIbN3SOH6Gzdg9FMvhbWh_3fSfNz4TGUg9e9oon5NG-LfaamTkX0DSIm_JEsQ2SDELfKEdzOr3rH-AA895C5Z2uGbFrMXIWTJTjZxQ2u-hBuDzAmSECkAnI7cA3pD1By_2nHlepWrd-MRA2fGYvzQK65nMrOzUtDlQzNqVXvjjroGrs-WpqFZry6ZV0UkI0n0V2wJ-b6XcfpRnII-jJSgU1ALlpTGa4PrOrB1Omil27W8wIR6IREzvNVxgm3MA543h22CzwWhNPElWpi20cQa3rIgTJOPmqBzZB4Ni-2OWn2w4kC1YcSGnull9t9fRvHt2LpNBpditAH2pQ7cZFTyCQKOGTLMtOzHTPeabxHbYHLtFlly5Hv7a47iZpTRWa4u00rpI-Qu0rFhfZJ9f7ebKrwoB5e8GnFA4l3ytVno9o2mak3INwEe_A2tMnLWWiTNT0pplxzNHJrzpOR4MtHDYhDKzYS3JXeN7ja0XNj8rZWcJsAoQPu4rIgRrEqEw-QLqttMGAC2feWcM5-DIbL2XbrDyy9w9EbD6KInFyjat5Tgbl8nAlX9VEb2yhK5wEXcxN_JTJPPin0EtZPyIda17AE-QLmUOslMpE79LsXNoWiKpcLEhgEsYfZTDAzxbgTycvQ__4oRygDgfZ0JtkcWHldc7bo9YBleAMo44GxNX-4welj5OfHFwAXRIIBZ8ymR5rxGgD8lrOG7tjrXPYDLHDDcz4wbF8B0jaqRzHWqBvqonRpgJ8NWR7qXXutjufxs" \t "_blank"</w:instrText>
        </w:r>
        <w:r w:rsidRPr="00AD5697">
          <w:fldChar w:fldCharType="separate"/>
        </w:r>
        <w:r w:rsidRPr="00AD5697">
          <w:rPr>
            <w:rStyle w:val="Hyperlink"/>
          </w:rPr>
          <w:t>A case of normotensive pheochromocytoma associated with pseudotumor cerebri and uveitis</w:t>
        </w:r>
        <w:r w:rsidRPr="00AD5697">
          <w:fldChar w:fldCharType="end"/>
        </w:r>
      </w:ins>
    </w:p>
    <w:p w14:paraId="05BA6044" w14:textId="77777777" w:rsidR="00AD5697" w:rsidRPr="00AD5697" w:rsidRDefault="00AD5697" w:rsidP="00AD5697">
      <w:pPr>
        <w:rPr>
          <w:ins w:id="28" w:author="Unknown"/>
        </w:rPr>
      </w:pPr>
      <w:ins w:id="29" w:author="Unknown">
        <w:r w:rsidRPr="00AD5697">
          <w:t>Muhsin Kaya, Dursun Aras, Hülya ÇETİNKAYA, et al., Turkish Journal of Gastroenterology, 1998</w:t>
        </w:r>
      </w:ins>
    </w:p>
    <w:p w14:paraId="5A0BB591" w14:textId="77777777" w:rsidR="00AD5697" w:rsidRPr="00AD5697" w:rsidRDefault="00AD5697" w:rsidP="00AD5697">
      <w:pPr>
        <w:numPr>
          <w:ilvl w:val="0"/>
          <w:numId w:val="14"/>
        </w:numPr>
        <w:rPr>
          <w:ins w:id="30" w:author="Unknown"/>
        </w:rPr>
      </w:pPr>
      <w:ins w:id="31" w:author="Unknown">
        <w:r w:rsidRPr="00AD5697">
          <w:fldChar w:fldCharType="begin"/>
        </w:r>
        <w:r w:rsidRPr="00AD5697">
          <w:instrText>HYPERLINK "https://rev.trendmd.com/open/SIKCEPiL9bJNrg0wkioQaX19M2u0hSjqgdzhftR-lPbI3VbsbnEA-dO0YMAu0mbUKY_XvXsTAiKRHuprm8xEEApTCBHusP1ETsOB9VRiZNMZog25Ujq1ZsIpioIMDA5khMSnhhtDY9qxw0FyWhsmV5g2MU-vnXq2waX_Vd_ZW8f6CCNfSx686oBNSVmqopwEIbBA1Qb59B37MbYs74-ZXM9duY2VLPi5bkz8O0YAHwAd1q4cpQ9lAd-QoXLpZ_m8e4nlyZy1bYfOl2SA1bi1i5NNRaJ_3lhwqtXx7TJaphhkWMDKadBRxHyO-03hgeWOs8e_PZHppCoKe0RY2w5EPnxXGTXPYmSZsS6rdyHW9faNSsD8x08g68ywfwX9s5vjVwP2eb6_Ee5HIkmAf8O55q3fWVQSzVthmvKSzyXOHzN1PWKFIaCBw9DUyNW_ZY0pqJhy9_rgeZt0VrQd1LwxUnozqFq6l9Ouuo15DezkdPhwVWByEFyrc0FdKG00e5MShZrAIfBL2JCuanB33apdeptkpvvFER5KS_29Xp3hT3Z_IFqWoMyTTBfXBan3zZzvRNhm7Fc0mKxW8boJAQEITQBUBlbtBT9J6fecPAXzU_GoHYfzPCofzV5J6beQu0CfUVi-KPpBfH8jNT14I2Lc9x03WAMWTpoAq0zld88w6Sqew7F8EpdZfgfWQv-WlH7oIaPFaC5243SIeOcs5X7p5APoTRFP0T1MRwXllDfO0e998sLRc41gEGpj8JUVUIWXlvrmCONvBvaxbS7GxapSls1BFCDikXFbCzRFqmPEIyUQimWmkeoOdC5H7h3WerKwXC_vSiTe-GMam6GvOevxt_6ltAkKHDjApSWTT0Tu4vPDuguVs4NbmaEvuUeshIr_oYe3xY7i0DVeggFqugEyIucivlEXIJW_sB2igffJ-uXoFBEVfHP9l7hlE5DsrBq2xNg2kmGwm5aVfG82YLUxkSdAQlV31aJ2SY-o29LDrtKh5UGJSqebA-4ncClll_gE9SKKdooxGGjuecQAMZxRYHatmLj8apmwi0zW5nDH7sa-3dFd3YWtmzo5vDGfNyZ3HsKi0UlAPCDmdbZ06JII8z9194LsziHYvEKEGWY9kAi5TI8pu9TDSRGD0n7W04P6E6CcQHeOgyjs9QNaj2TYLZVdvGHwstmgscjM248EjPvhUYgoUWSFQims0rTijOaKaguo8KcRvYuzWr4dNAr6lZgfqLteQsM6n2CAmpPeGDJ5U2NBAQdG5wuaQrYQNvh16oXib0xq2YTId5NlB3G2SoIWJxPaOOV0zAfM9Bk_QwIgEmSgFvHScsv7ByoBIAT7b0VdxFrAyuOJAZ2htXFr03-jc1AaS9DkdNBJtfXvWyA8c-8CttBVzKq_0MNKeMTmLPveX_GrdQHvMPh37JbReyfBmVLNT44aA4thWSa7vNe-tLqbRm0oNZ75APbttQx8TJOeoJZfLvSzgg" \t "_blank"</w:instrText>
        </w:r>
        <w:r w:rsidRPr="00AD5697">
          <w:fldChar w:fldCharType="separate"/>
        </w:r>
        <w:r w:rsidRPr="00AD5697">
          <w:rPr>
            <w:rStyle w:val="Hyperlink"/>
          </w:rPr>
          <w:t>Dubin Johnson Syndrome</w:t>
        </w:r>
        <w:r w:rsidRPr="00AD5697">
          <w:fldChar w:fldCharType="end"/>
        </w:r>
      </w:ins>
    </w:p>
    <w:p w14:paraId="0E41639B" w14:textId="77777777" w:rsidR="00AD5697" w:rsidRPr="00AD5697" w:rsidRDefault="00AD5697" w:rsidP="00AD5697">
      <w:pPr>
        <w:rPr>
          <w:ins w:id="32" w:author="Unknown"/>
        </w:rPr>
      </w:pPr>
      <w:ins w:id="33" w:author="Unknown">
        <w:r w:rsidRPr="00AD5697">
          <w:t>Zachary Talaga, Turkish Journal of Gastroenterology, 2020</w:t>
        </w:r>
      </w:ins>
    </w:p>
    <w:p w14:paraId="7D96E24F" w14:textId="77777777" w:rsidR="00AD5697" w:rsidRPr="00AD5697" w:rsidRDefault="00AD5697" w:rsidP="00AD5697">
      <w:pPr>
        <w:numPr>
          <w:ilvl w:val="0"/>
          <w:numId w:val="14"/>
        </w:numPr>
        <w:rPr>
          <w:ins w:id="34" w:author="Unknown"/>
        </w:rPr>
      </w:pPr>
      <w:ins w:id="35" w:author="Unknown">
        <w:r w:rsidRPr="00AD5697">
          <w:fldChar w:fldCharType="begin"/>
        </w:r>
        <w:r w:rsidRPr="00AD5697">
          <w:instrText>HYPERLINK "https://rev.trendmd.com/open/DzMAOP-6Ey1HrOYFfKRuMHgNTOnKvuM2Z-xbbTBQaDt1ghaBR9R13w7SHXgrOjdfV5tUcCp4uxNzka9RrCYPk49m6nE222YN2NmTkK8inI3PGFLAPTevoqZ0Q0vJzju10bTxu2o6_7_1oe9Gejvty6xZiq1lNY_Mwh0wUSiFdSDgBAcUqq4dx0LYv9OVODtSaPD8d2xXXRCcwxmCJyepu3VxFuyOR-Rer2yaFaivxF23afXly7Aqblf4Pehsakb3Lz_pJ5I7LyQ_OdvX1asT3iaoqB5gDxMDv-Xz3uMAWsyxVeWrLBVjMK053uj5zGuUasUqDOmZ0_sTLPYM4_vp-Pjluu0lshvCOw-i9f_kYfjBA0pjiSPC-zRFUuwHG0cyjfVqjGSzACDJ4Hrs5srK39OHT8VTf-p9Qwgdx9n7fG3jCw4e0i50XY2B1PrNVWxw3qXB6Mpt6aNMeA3X-fJ07uaCdcE67jrPXxItX0Xl9jGy3PoY7P5IFsC61380bhfvw5X8lUqcja5BYZaMFGElHmZVaUZGWGd-qWtlb7SqcHrmtcEDNloBAyl4cM-3vcAElW2fA1MUn7HxI6K8QcPqKSJAVmVrcdGqZ-yDO0r7QP4ua_EA8owoCjN9CMcQLfXIIT7QnTTE8uIVhwoMGHq1ZGuaMbnoj1iJ0cCktdivxXT8vOP6zAuQy4zRU_c66slKp0a13iuu6dvSo3qsDrlgqlP2pP3VxrDF12poiYYyaJ1r41zDlvNRiWO4Bwpjzl_fjGg4DMw04HqrELS7pGe5aejxBABYl-phO990_sl7TJnppYbD65GG9dk8wCBLt74jgtj64p__UVRl_332fYfUEF3TA2YycP4BfOA2gLJrsJwgEicZsYzBWvJb_C843KRpsFwMJ1f2E_jYNh2yWQFSp-KgTpwuzN8ZJKMZCJol08yZGKOmaio5xuxkGWGBr5KJXnW9AygOVh47dzuwnt86TT2IeeWhW9t3d84MG4A4--AA2-S81IamXMphXfkjhACjpUliPXNnqIyKQZhuGSLu2GIR4Al_qC3brVF5vNdSWxE3tDrom_omQYpGOP4PCcDJovsxnYymssg8PETaPWrdYNF6S2OFkAEA4ej6YTxv96rkFHxdI5mcz5k3hya6lvJaEOdcaXi66yFEQEaf2N5Dp22JY_AuI3uN2QELFFEzmc6EyoPlJ4PT4x7c67Nt1KyFKBjNFW6irKFBENjGtypop-hbAY_sHHkOlBVEHuyihyC0Gwo7UHEFhhti2cA8JmB9e75RuJ06cyyoiU-yKs3T3myqG-FmaZwf13aO_BPk2eDwoyBfjljY6izbU5BWlPmH0ZDpOL6tNgOP-11u2aeZaFFSzvdaB1ZhJLMgcW3-WsSLzMr1Nh6lyLH1r6U5eD19VAO1UBx8ukxPCElhG9aIfIWZCmv28M6TmaCSmkxk5JyPnynBCTYm0oUqC6FCmwMB830VVr22ZYhuvH0" \t "_blank"</w:instrText>
        </w:r>
        <w:r w:rsidRPr="00AD5697">
          <w:fldChar w:fldCharType="separate"/>
        </w:r>
        <w:r w:rsidRPr="00AD5697">
          <w:rPr>
            <w:rStyle w:val="Hyperlink"/>
          </w:rPr>
          <w:t>COLORECTAL LEIOMYOSARCOMAS</w:t>
        </w:r>
        <w:r w:rsidRPr="00AD5697">
          <w:fldChar w:fldCharType="end"/>
        </w:r>
      </w:ins>
    </w:p>
    <w:p w14:paraId="2074E8F6" w14:textId="77777777" w:rsidR="00AD5697" w:rsidRPr="00AD5697" w:rsidRDefault="00AD5697" w:rsidP="00AD5697">
      <w:pPr>
        <w:rPr>
          <w:ins w:id="36" w:author="Unknown"/>
        </w:rPr>
      </w:pPr>
      <w:ins w:id="37" w:author="Unknown">
        <w:r w:rsidRPr="00AD5697">
          <w:lastRenderedPageBreak/>
          <w:t>Sezai Yilmaz, Betül BOZKURT, Hakan ÖZEL, et al., Turkish Journal of Gastroenterology, 1993</w:t>
        </w:r>
      </w:ins>
    </w:p>
    <w:p w14:paraId="4019ED60" w14:textId="77777777" w:rsidR="00AD5697" w:rsidRPr="00AD5697" w:rsidRDefault="00AD5697" w:rsidP="00AD5697">
      <w:pPr>
        <w:numPr>
          <w:ilvl w:val="0"/>
          <w:numId w:val="14"/>
        </w:numPr>
        <w:rPr>
          <w:ins w:id="38" w:author="Unknown"/>
        </w:rPr>
      </w:pPr>
      <w:ins w:id="39" w:author="Unknown">
        <w:r w:rsidRPr="00AD5697">
          <w:fldChar w:fldCharType="begin"/>
        </w:r>
        <w:r w:rsidRPr="00AD5697">
          <w:instrText>HYPERLINK "https://rev.trendmd.com/open/dVZyO71h6xrJ6XjrzmO2UPP0NcRar_VCNOUMsxkroMjyE4Izaa9z-NkzavtRnpxrEsV2ZJ5PqWgm0gubwvtfIQmAWXmh79qHn5bkPWis-HPbnR1xdfSuabkf-GIck1Q9ccZRPNDTXuUQ6bCOqN5gRz19v3UF9ebB09x4HXcWDfHh-Rb8D2TKRcrzlYg8lT4bVk7_fthUj-aRqQrOLeNJ7cvdtF9KuQcXhYONVfz5kbLY2IK0Hvw55YoDjCIRvPyaDucW4JujtT8mD_xk_iw9TQydhgtdZaolmpX0JDaIqsSNTlYY8QNLTgzExJnVlGIgtsKXYsBcFHVw4xlaGkMu4h3wo--dxK-vQdcyWmkFDOIs36g1Q71QM8XxMx2-BB-_svi8N6B0_pxh5JguDvSkqkWrK0p3boEsAIcNtU_BoLQwK3yCCJ0Py1whi4ZZIsrc2qmiksO4i55Nf9JGZjqZkRv2jq9bkS8zPM171FAlgBEvkX5hZImcAq0DxJyMl3cbj5PBOlU9dPcB1hTul5PY0vGUL3XzaazUzxU-h04PLP_IpBx9FzDZlHe24Hx-VmDX4KXT88uV1IAuvurS1r1aMPlRRspVMPaVZFe_FKD5VbDVqy8Rz1ZVbGahzCkJMnsy64_4H0cpXcVN4DHmY9-uqAtJwcwe7l5k8d1YGRX23FB4KapGSLCSJ9p1VtmV2z-BneuCq7lj40OO2kqnUpbssCI7gd59TooPOdjtqOuv7SMFoq3Xm5oF37RF0oLtiFDwjulPLz2YENU9eycbe3UIQZVq_a0FjzdthU1AZIxBxcick407k0JRXd1w0q1YGN_LJFjs8zaoc7SPHt3AD3OD7FHuQ1ewLhl0dTRbO7CF-fh4FBVCsGdfAYhqv-pO2IsahauA_yd5IruTI2WAU2jqtGnv_j_aain-Tu4BSvGRJnCzo6RSTCcdiRCPGukhadPJ0fyltDzeTHg2UbWaLkg2pbh3_HleM_3ldv2mv9GL8wwPhV0pTe4Zd9aEAnyuKtglrKqmewt4R1_5J8_kbFF-hXjldBGDaiN0sWL0reIayHc4GJn9LJrZrkNw5YqByES79GhAU0qNBxsdc78jByuCqUa2UXpJwXMzQtuWAnDq_HNn7zrZZPiDUzNnh-tcJfCo5YBkdR6dSZL9GrUThnSQxz0jKbBpISHiLCbAVaJGPy4Yguw1KQPz9IzmhXBaJjwcWRpOZJrcJ6MvOKr5sqTZqU0VtCfa3i5ZedgGNbJjBq6_ph_UzWTo0sQb9Slf242IVCD1dvsxFYZP8F7k-UEakrVO7Ic6EteI0f72kbtPuHry2PrAf_ILgREyBucmjom8gg5spTIAo5IxPYxPEi2KKON3OyIjuEBC65v9WpLCdqZQSJL20FEoE4u7h65mesrnFShZKWnX3HakxMBUPnp2EBi0odAdp38B9EOqPapKSK0kY2cJlQkdbsIUmSM6MEAIgZUxLUodMug6x2RW" \t "_blank"</w:instrText>
        </w:r>
        <w:r w:rsidRPr="00AD5697">
          <w:fldChar w:fldCharType="separate"/>
        </w:r>
        <w:r w:rsidRPr="00AD5697">
          <w:rPr>
            <w:rStyle w:val="Hyperlink"/>
          </w:rPr>
          <w:t>Ceacal perforation in a premature newborn infant complicating milk curd syndrome: Case report</w:t>
        </w:r>
        <w:r w:rsidRPr="00AD5697">
          <w:fldChar w:fldCharType="end"/>
        </w:r>
      </w:ins>
    </w:p>
    <w:p w14:paraId="3DB444B5" w14:textId="77777777" w:rsidR="00AD5697" w:rsidRPr="00AD5697" w:rsidRDefault="00AD5697" w:rsidP="00AD5697">
      <w:pPr>
        <w:rPr>
          <w:ins w:id="40" w:author="Unknown"/>
        </w:rPr>
      </w:pPr>
      <w:ins w:id="41" w:author="Unknown">
        <w:r w:rsidRPr="00AD5697">
          <w:t>Aytaç KARKINER, Günyüz TEMİR, Cüneyt Günşar, et al., Turkish Journal of Gastroenterology, 2003</w:t>
        </w:r>
      </w:ins>
    </w:p>
    <w:p w14:paraId="6CB79725"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252"/>
    <w:multiLevelType w:val="multilevel"/>
    <w:tmpl w:val="4FC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F6DC3"/>
    <w:multiLevelType w:val="multilevel"/>
    <w:tmpl w:val="4B1E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C2CB7"/>
    <w:multiLevelType w:val="multilevel"/>
    <w:tmpl w:val="39FA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3C02"/>
    <w:multiLevelType w:val="multilevel"/>
    <w:tmpl w:val="C5B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63149"/>
    <w:multiLevelType w:val="multilevel"/>
    <w:tmpl w:val="D168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613D9"/>
    <w:multiLevelType w:val="multilevel"/>
    <w:tmpl w:val="4278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73779"/>
    <w:multiLevelType w:val="multilevel"/>
    <w:tmpl w:val="CDD8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D15DD"/>
    <w:multiLevelType w:val="multilevel"/>
    <w:tmpl w:val="FF1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F79DD"/>
    <w:multiLevelType w:val="multilevel"/>
    <w:tmpl w:val="CF40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83EB1"/>
    <w:multiLevelType w:val="multilevel"/>
    <w:tmpl w:val="AC20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36A3E"/>
    <w:multiLevelType w:val="multilevel"/>
    <w:tmpl w:val="3686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95307"/>
    <w:multiLevelType w:val="multilevel"/>
    <w:tmpl w:val="0A8E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93679C"/>
    <w:multiLevelType w:val="multilevel"/>
    <w:tmpl w:val="22B4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E126F"/>
    <w:multiLevelType w:val="multilevel"/>
    <w:tmpl w:val="D7FE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541262">
    <w:abstractNumId w:val="4"/>
  </w:num>
  <w:num w:numId="2" w16cid:durableId="1433014148">
    <w:abstractNumId w:val="11"/>
  </w:num>
  <w:num w:numId="3" w16cid:durableId="583805588">
    <w:abstractNumId w:val="13"/>
  </w:num>
  <w:num w:numId="4" w16cid:durableId="1699770430">
    <w:abstractNumId w:val="3"/>
  </w:num>
  <w:num w:numId="5" w16cid:durableId="14237108">
    <w:abstractNumId w:val="7"/>
  </w:num>
  <w:num w:numId="6" w16cid:durableId="639578709">
    <w:abstractNumId w:val="8"/>
  </w:num>
  <w:num w:numId="7" w16cid:durableId="1179391959">
    <w:abstractNumId w:val="1"/>
  </w:num>
  <w:num w:numId="8" w16cid:durableId="1836453823">
    <w:abstractNumId w:val="6"/>
  </w:num>
  <w:num w:numId="9" w16cid:durableId="284968166">
    <w:abstractNumId w:val="5"/>
  </w:num>
  <w:num w:numId="10" w16cid:durableId="113065003">
    <w:abstractNumId w:val="9"/>
  </w:num>
  <w:num w:numId="11" w16cid:durableId="447361300">
    <w:abstractNumId w:val="10"/>
  </w:num>
  <w:num w:numId="12" w16cid:durableId="1888562608">
    <w:abstractNumId w:val="2"/>
  </w:num>
  <w:num w:numId="13" w16cid:durableId="735057653">
    <w:abstractNumId w:val="0"/>
  </w:num>
  <w:num w:numId="14" w16cid:durableId="9602598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E58"/>
    <w:rsid w:val="002D3E58"/>
    <w:rsid w:val="00433FDD"/>
    <w:rsid w:val="008A0010"/>
    <w:rsid w:val="00AD5697"/>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83BE39-2D71-4B08-96D7-FF38773F2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E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3E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3E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3E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3E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3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E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3E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3E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3E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3E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3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E58"/>
    <w:rPr>
      <w:rFonts w:eastAsiaTheme="majorEastAsia" w:cstheme="majorBidi"/>
      <w:color w:val="272727" w:themeColor="text1" w:themeTint="D8"/>
    </w:rPr>
  </w:style>
  <w:style w:type="paragraph" w:styleId="Title">
    <w:name w:val="Title"/>
    <w:basedOn w:val="Normal"/>
    <w:next w:val="Normal"/>
    <w:link w:val="TitleChar"/>
    <w:uiPriority w:val="10"/>
    <w:qFormat/>
    <w:rsid w:val="002D3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E58"/>
    <w:pPr>
      <w:spacing w:before="160"/>
      <w:jc w:val="center"/>
    </w:pPr>
    <w:rPr>
      <w:i/>
      <w:iCs/>
      <w:color w:val="404040" w:themeColor="text1" w:themeTint="BF"/>
    </w:rPr>
  </w:style>
  <w:style w:type="character" w:customStyle="1" w:styleId="QuoteChar">
    <w:name w:val="Quote Char"/>
    <w:basedOn w:val="DefaultParagraphFont"/>
    <w:link w:val="Quote"/>
    <w:uiPriority w:val="29"/>
    <w:rsid w:val="002D3E58"/>
    <w:rPr>
      <w:i/>
      <w:iCs/>
      <w:color w:val="404040" w:themeColor="text1" w:themeTint="BF"/>
    </w:rPr>
  </w:style>
  <w:style w:type="paragraph" w:styleId="ListParagraph">
    <w:name w:val="List Paragraph"/>
    <w:basedOn w:val="Normal"/>
    <w:uiPriority w:val="34"/>
    <w:qFormat/>
    <w:rsid w:val="002D3E58"/>
    <w:pPr>
      <w:ind w:left="720"/>
      <w:contextualSpacing/>
    </w:pPr>
  </w:style>
  <w:style w:type="character" w:styleId="IntenseEmphasis">
    <w:name w:val="Intense Emphasis"/>
    <w:basedOn w:val="DefaultParagraphFont"/>
    <w:uiPriority w:val="21"/>
    <w:qFormat/>
    <w:rsid w:val="002D3E58"/>
    <w:rPr>
      <w:i/>
      <w:iCs/>
      <w:color w:val="2F5496" w:themeColor="accent1" w:themeShade="BF"/>
    </w:rPr>
  </w:style>
  <w:style w:type="paragraph" w:styleId="IntenseQuote">
    <w:name w:val="Intense Quote"/>
    <w:basedOn w:val="Normal"/>
    <w:next w:val="Normal"/>
    <w:link w:val="IntenseQuoteChar"/>
    <w:uiPriority w:val="30"/>
    <w:qFormat/>
    <w:rsid w:val="002D3E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E58"/>
    <w:rPr>
      <w:i/>
      <w:iCs/>
      <w:color w:val="2F5496" w:themeColor="accent1" w:themeShade="BF"/>
    </w:rPr>
  </w:style>
  <w:style w:type="character" w:styleId="IntenseReference">
    <w:name w:val="Intense Reference"/>
    <w:basedOn w:val="DefaultParagraphFont"/>
    <w:uiPriority w:val="32"/>
    <w:qFormat/>
    <w:rsid w:val="002D3E58"/>
    <w:rPr>
      <w:b/>
      <w:bCs/>
      <w:smallCaps/>
      <w:color w:val="2F5496" w:themeColor="accent1" w:themeShade="BF"/>
      <w:spacing w:val="5"/>
    </w:rPr>
  </w:style>
  <w:style w:type="character" w:styleId="Hyperlink">
    <w:name w:val="Hyperlink"/>
    <w:basedOn w:val="DefaultParagraphFont"/>
    <w:uiPriority w:val="99"/>
    <w:unhideWhenUsed/>
    <w:rsid w:val="00AD5697"/>
    <w:rPr>
      <w:color w:val="0563C1" w:themeColor="hyperlink"/>
      <w:u w:val="single"/>
    </w:rPr>
  </w:style>
  <w:style w:type="character" w:styleId="UnresolvedMention">
    <w:name w:val="Unresolved Mention"/>
    <w:basedOn w:val="DefaultParagraphFont"/>
    <w:uiPriority w:val="99"/>
    <w:semiHidden/>
    <w:unhideWhenUsed/>
    <w:rsid w:val="00AD56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rmnetnz.org/topics/acquired-dermal-macular-hyperpigmentation" TargetMode="External"/><Relationship Id="rId21" Type="http://schemas.openxmlformats.org/officeDocument/2006/relationships/hyperlink" Target="https://dermnetnz.org/topics/psychosocial-factors-in-dermatology" TargetMode="External"/><Relationship Id="rId34" Type="http://schemas.openxmlformats.org/officeDocument/2006/relationships/hyperlink" Target="https://dermnetnz.org/topics/topical-steroid" TargetMode="External"/><Relationship Id="rId42" Type="http://schemas.openxmlformats.org/officeDocument/2006/relationships/hyperlink" Target="https://dermnetnz.org/topics/intense-pulsed-light-therapy" TargetMode="External"/><Relationship Id="rId47" Type="http://schemas.openxmlformats.org/officeDocument/2006/relationships/hyperlink" Target="https://pubmed.ncbi.nlm.nih.gov/29677015/" TargetMode="External"/><Relationship Id="rId50" Type="http://schemas.openxmlformats.org/officeDocument/2006/relationships/hyperlink" Target="https://pubmed.ncbi.nlm.nih.gov/31149743/" TargetMode="External"/><Relationship Id="rId55" Type="http://schemas.openxmlformats.org/officeDocument/2006/relationships/hyperlink" Target="https://www.ncbi.nlm.nih.gov/pmc/articles/PMC5707865/" TargetMode="External"/><Relationship Id="rId63" Type="http://schemas.openxmlformats.org/officeDocument/2006/relationships/hyperlink" Target="https://www.aad.org/public/diseases/color-problems/melasma" TargetMode="External"/><Relationship Id="rId7" Type="http://schemas.openxmlformats.org/officeDocument/2006/relationships/hyperlink" Target="https://dermnetnz.org/topics/melasma?utm_source=chatgpt.com" TargetMode="External"/><Relationship Id="rId2" Type="http://schemas.openxmlformats.org/officeDocument/2006/relationships/styles" Target="styles.xml"/><Relationship Id="rId16" Type="http://schemas.openxmlformats.org/officeDocument/2006/relationships/hyperlink" Target="https://dermnetnz.org/topics/oral-contraceptive" TargetMode="External"/><Relationship Id="rId29" Type="http://schemas.openxmlformats.org/officeDocument/2006/relationships/hyperlink" Target="https://dermnetnz.org/topics/sun-protection" TargetMode="External"/><Relationship Id="rId11" Type="http://schemas.openxmlformats.org/officeDocument/2006/relationships/hyperlink" Target="https://dermnetnz.org/topics/melasma?utm_source=chatgpt.com" TargetMode="External"/><Relationship Id="rId24" Type="http://schemas.openxmlformats.org/officeDocument/2006/relationships/hyperlink" Target="https://dermnetnz.org/topics/postinflammatory-hyperpigmentation" TargetMode="External"/><Relationship Id="rId32" Type="http://schemas.openxmlformats.org/officeDocument/2006/relationships/hyperlink" Target="https://dermnetnz.org/topics/hydroquinone" TargetMode="External"/><Relationship Id="rId37" Type="http://schemas.openxmlformats.org/officeDocument/2006/relationships/hyperlink" Target="https://dermnetnz.org/topics/scurvy" TargetMode="External"/><Relationship Id="rId40" Type="http://schemas.openxmlformats.org/officeDocument/2006/relationships/hyperlink" Target="https://dermnetnz.org/topics/chemical-peels" TargetMode="External"/><Relationship Id="rId45" Type="http://schemas.openxmlformats.org/officeDocument/2006/relationships/hyperlink" Target="https://dermnetnz.org/topics/picosecond-laser" TargetMode="External"/><Relationship Id="rId53" Type="http://schemas.openxmlformats.org/officeDocument/2006/relationships/hyperlink" Target="https://pubmed.ncbi.nlm.nih.gov/25754098/" TargetMode="External"/><Relationship Id="rId58" Type="http://schemas.openxmlformats.org/officeDocument/2006/relationships/hyperlink" Target="https://dermnetnz.org/topics/skin-changes-in-pregnancy" TargetMode="External"/><Relationship Id="rId66" Type="http://schemas.openxmlformats.org/officeDocument/2006/relationships/fontTable" Target="fontTable.xml"/><Relationship Id="rId5" Type="http://schemas.openxmlformats.org/officeDocument/2006/relationships/hyperlink" Target="https://dermnetnz.org/topics/melasma?utm_source=chatgpt.com" TargetMode="External"/><Relationship Id="rId61" Type="http://schemas.openxmlformats.org/officeDocument/2006/relationships/hyperlink" Target="https://www.bad.org.uk/pils/melasma/" TargetMode="External"/><Relationship Id="rId19" Type="http://schemas.openxmlformats.org/officeDocument/2006/relationships/hyperlink" Target="https://dermnetnz.org/topics/dermoscopy" TargetMode="External"/><Relationship Id="rId14" Type="http://schemas.openxmlformats.org/officeDocument/2006/relationships/hyperlink" Target="https://dermnetnz.org/topics/skin-phototype" TargetMode="External"/><Relationship Id="rId22" Type="http://schemas.openxmlformats.org/officeDocument/2006/relationships/hyperlink" Target="https://dermnetnz.org/topics/skin-biopsy" TargetMode="External"/><Relationship Id="rId27" Type="http://schemas.openxmlformats.org/officeDocument/2006/relationships/hyperlink" Target="https://dermnetnz.org/topics/drug-induced-pigmentation" TargetMode="External"/><Relationship Id="rId30" Type="http://schemas.openxmlformats.org/officeDocument/2006/relationships/hyperlink" Target="https://dermnetnz.org/topics/topical-sunscreen-agents" TargetMode="External"/><Relationship Id="rId35" Type="http://schemas.openxmlformats.org/officeDocument/2006/relationships/hyperlink" Target="https://dermnetnz.org/topics/azelaic-acid" TargetMode="External"/><Relationship Id="rId43" Type="http://schemas.openxmlformats.org/officeDocument/2006/relationships/hyperlink" Target="https://dermnetnz.org/topics/ndyag-laser-treatment" TargetMode="External"/><Relationship Id="rId48" Type="http://schemas.openxmlformats.org/officeDocument/2006/relationships/hyperlink" Target="https://pubmed.ncbi.nlm.nih.gov/25443629/" TargetMode="External"/><Relationship Id="rId56" Type="http://schemas.openxmlformats.org/officeDocument/2006/relationships/hyperlink" Target="https://www.ncbi.nlm.nih.gov/pmc/articles/PMC5418955/" TargetMode="External"/><Relationship Id="rId64" Type="http://schemas.openxmlformats.org/officeDocument/2006/relationships/hyperlink" Target="https://dermnetnz.org/topics/books-about-the-skin/" TargetMode="External"/><Relationship Id="rId8" Type="http://schemas.openxmlformats.org/officeDocument/2006/relationships/hyperlink" Target="https://dermnetnz.org/topics/melasma?utm_source=chatgpt.com" TargetMode="External"/><Relationship Id="rId51" Type="http://schemas.openxmlformats.org/officeDocument/2006/relationships/hyperlink" Target="https://pubmed.ncbi.nlm.nih.gov/28726212/" TargetMode="External"/><Relationship Id="rId3" Type="http://schemas.openxmlformats.org/officeDocument/2006/relationships/settings" Target="settings.xml"/><Relationship Id="rId12" Type="http://schemas.openxmlformats.org/officeDocument/2006/relationships/hyperlink" Target="https://dermnetnz.org/topics/melasma?utm_source=chatgpt.com" TargetMode="External"/><Relationship Id="rId17" Type="http://schemas.openxmlformats.org/officeDocument/2006/relationships/hyperlink" Target="https://dermnetnz.org/topics/skin-problems-associated-with-thyroid-disease" TargetMode="External"/><Relationship Id="rId25" Type="http://schemas.openxmlformats.org/officeDocument/2006/relationships/hyperlink" Target="https://dermnetnz.org/topics/solar-lentigo" TargetMode="External"/><Relationship Id="rId33" Type="http://schemas.openxmlformats.org/officeDocument/2006/relationships/hyperlink" Target="https://dermnetnz.org/topics/topical-retinoids" TargetMode="External"/><Relationship Id="rId38" Type="http://schemas.openxmlformats.org/officeDocument/2006/relationships/hyperlink" Target="https://dermnetnz.org/topics/ultraviolet-radiation-and-human-health" TargetMode="External"/><Relationship Id="rId46" Type="http://schemas.openxmlformats.org/officeDocument/2006/relationships/hyperlink" Target="https://dermnetnz.org/topics/sun-protection" TargetMode="External"/><Relationship Id="rId59" Type="http://schemas.openxmlformats.org/officeDocument/2006/relationships/hyperlink" Target="https://dermnetnz.org/topics/sun-protection" TargetMode="External"/><Relationship Id="rId67" Type="http://schemas.openxmlformats.org/officeDocument/2006/relationships/theme" Target="theme/theme1.xml"/><Relationship Id="rId20" Type="http://schemas.openxmlformats.org/officeDocument/2006/relationships/hyperlink" Target="https://dermnetnz.org/topics/melasma-images" TargetMode="External"/><Relationship Id="rId41" Type="http://schemas.openxmlformats.org/officeDocument/2006/relationships/hyperlink" Target="https://dermnetnz.org/topics/lasers-in-dermatology" TargetMode="External"/><Relationship Id="rId54" Type="http://schemas.openxmlformats.org/officeDocument/2006/relationships/hyperlink" Target="https://www.ncbi.nlm.nih.gov/pmc/articles/PMC5707834/" TargetMode="External"/><Relationship Id="rId62" Type="http://schemas.openxmlformats.org/officeDocument/2006/relationships/hyperlink" Target="http://www.aad.org/dermatology-a-to-z/diseases-and-treatments/m---p/melasma/tips" TargetMode="External"/><Relationship Id="rId1" Type="http://schemas.openxmlformats.org/officeDocument/2006/relationships/numbering" Target="numbering.xml"/><Relationship Id="rId6" Type="http://schemas.openxmlformats.org/officeDocument/2006/relationships/hyperlink" Target="https://dermnetnz.org/topics/melasma?utm_source=chatgpt.com" TargetMode="External"/><Relationship Id="rId15" Type="http://schemas.openxmlformats.org/officeDocument/2006/relationships/hyperlink" Target="https://dermnetnz.org/topics/skin-changes-in-pregnancy" TargetMode="External"/><Relationship Id="rId23" Type="http://schemas.openxmlformats.org/officeDocument/2006/relationships/hyperlink" Target="https://dermnetnz.org/topics/solar-elastosis" TargetMode="External"/><Relationship Id="rId28" Type="http://schemas.openxmlformats.org/officeDocument/2006/relationships/hyperlink" Target="https://dermnetnz.org/topics/naevus-of-ota-ito-hori" TargetMode="External"/><Relationship Id="rId36" Type="http://schemas.openxmlformats.org/officeDocument/2006/relationships/hyperlink" Target="https://dermnetnz.org/topics/cysteamine-cream" TargetMode="External"/><Relationship Id="rId49" Type="http://schemas.openxmlformats.org/officeDocument/2006/relationships/hyperlink" Target="https://pubmed.ncbi.nlm.nih.gov/25184917/" TargetMode="External"/><Relationship Id="rId57" Type="http://schemas.openxmlformats.org/officeDocument/2006/relationships/hyperlink" Target="https://dermnetnz.org/topics/bleaching-agents" TargetMode="External"/><Relationship Id="rId10" Type="http://schemas.openxmlformats.org/officeDocument/2006/relationships/hyperlink" Target="https://dermnetnz.org/topics/melasma?utm_source=chatgpt.com" TargetMode="External"/><Relationship Id="rId31" Type="http://schemas.openxmlformats.org/officeDocument/2006/relationships/hyperlink" Target="https://dermnetnz.org/topics/cosmetic-camouflage" TargetMode="External"/><Relationship Id="rId44" Type="http://schemas.openxmlformats.org/officeDocument/2006/relationships/hyperlink" Target="https://dermnetnz.org/topics/fractional-laser-treatment" TargetMode="External"/><Relationship Id="rId52" Type="http://schemas.openxmlformats.org/officeDocument/2006/relationships/hyperlink" Target="https://pubmed.ncbi.nlm.nih.gov/29285880/" TargetMode="External"/><Relationship Id="rId60" Type="http://schemas.openxmlformats.org/officeDocument/2006/relationships/hyperlink" Target="http://emedicine.medscape.com/article/1068640-overview" TargetMode="External"/><Relationship Id="rId65" Type="http://schemas.openxmlformats.org/officeDocument/2006/relationships/hyperlink" Target="https://www.amazon.com/Dermatology-Made-second-Amanda-Oakley-dp-1914961161/dp/1914961161/ref=dp_ob_title_bk?&amp;_encoding=UTF8&amp;tag=nzdermnet-20&amp;linkCode=ur2&amp;linkId=2addc7901a76f7726fa42eeeea7a28ea&amp;camp=1789&amp;creative=9325" TargetMode="External"/><Relationship Id="rId4" Type="http://schemas.openxmlformats.org/officeDocument/2006/relationships/webSettings" Target="webSettings.xml"/><Relationship Id="rId9" Type="http://schemas.openxmlformats.org/officeDocument/2006/relationships/hyperlink" Target="https://dermnetnz.org/topics/melasma?utm_source=chatgpt.com" TargetMode="External"/><Relationship Id="rId13" Type="http://schemas.openxmlformats.org/officeDocument/2006/relationships/hyperlink" Target="https://dermnetnz.org/topics/melasma?utm_source=chatgpt.com" TargetMode="External"/><Relationship Id="rId18" Type="http://schemas.openxmlformats.org/officeDocument/2006/relationships/hyperlink" Target="https://dermnetnz.org/topics/wood-lamp-skin-examination" TargetMode="External"/><Relationship Id="rId39" Type="http://schemas.openxmlformats.org/officeDocument/2006/relationships/hyperlink" Target="https://dermnetnz.org/topics/tranexamic-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4600</Words>
  <Characters>26220</Characters>
  <Application>Microsoft Office Word</Application>
  <DocSecurity>0</DocSecurity>
  <Lines>218</Lines>
  <Paragraphs>61</Paragraphs>
  <ScaleCrop>false</ScaleCrop>
  <Company/>
  <LinksUpToDate>false</LinksUpToDate>
  <CharactersWithSpaces>30759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2026-08-18T17:24:00Z</dcterms:created>
  <dcterms:modified xsi:type="dcterms:W3CDTF">2026-08-18T17:24:00Z</dcterms:modified>
</cp:coreProperties>
</file>