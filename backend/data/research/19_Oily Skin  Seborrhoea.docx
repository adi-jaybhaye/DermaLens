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2E13" w14:textId="77777777" w:rsidR="00AF2F7C" w:rsidRPr="00AF2F7C" w:rsidRDefault="00AF2F7C" w:rsidP="00AF2F7C">
      <w:pPr>
        <w:rPr>
          <w:b/>
          <w:bCs/>
        </w:rPr>
      </w:pPr>
      <w:r w:rsidRPr="00AF2F7C">
        <w:rPr>
          <w:b/>
          <w:bCs/>
        </w:rPr>
        <w:t>Seborrhoea</w:t>
      </w:r>
    </w:p>
    <w:p w14:paraId="632D473F" w14:textId="77777777" w:rsidR="00AF2F7C" w:rsidRPr="00AF2F7C" w:rsidRDefault="00AF2F7C" w:rsidP="00AF2F7C"/>
    <w:p w14:paraId="5B132C81" w14:textId="77777777" w:rsidR="00AF2F7C" w:rsidRPr="00AF2F7C" w:rsidRDefault="00AF2F7C" w:rsidP="00AF2F7C">
      <w:r w:rsidRPr="00AF2F7C">
        <w:t>Author: Reviewed and updated by Dr Amanda Oakley, Dermatologist, Hamilton, New Zealand; Vanessa Ngan, Staff Writer; and Clare Morrison Copy Editor, June 2014.</w:t>
      </w:r>
    </w:p>
    <w:p w14:paraId="099F2AEE" w14:textId="77777777" w:rsidR="00AF2F7C" w:rsidRPr="00AF2F7C" w:rsidRDefault="00AF2F7C" w:rsidP="00AF2F7C">
      <w:hyperlink r:id="rId5" w:anchor="Introduction" w:history="1">
        <w:r w:rsidRPr="00AF2F7C">
          <w:rPr>
            <w:rStyle w:val="Hyperlink"/>
          </w:rPr>
          <w:t>Introduction</w:t>
        </w:r>
      </w:hyperlink>
      <w:r w:rsidRPr="00AF2F7C">
        <w:t> </w:t>
      </w:r>
      <w:hyperlink r:id="rId6" w:anchor="Treatment" w:history="1">
        <w:r w:rsidRPr="00AF2F7C">
          <w:rPr>
            <w:rStyle w:val="Hyperlink"/>
          </w:rPr>
          <w:t>Treatment</w:t>
        </w:r>
      </w:hyperlink>
    </w:p>
    <w:p w14:paraId="3A3EACAD" w14:textId="77777777" w:rsidR="00AF2F7C" w:rsidRPr="00AF2F7C" w:rsidRDefault="00AF2F7C" w:rsidP="00AF2F7C">
      <w:pPr>
        <w:rPr>
          <w:b/>
          <w:bCs/>
        </w:rPr>
      </w:pPr>
      <w:r w:rsidRPr="00AF2F7C">
        <w:rPr>
          <w:b/>
          <w:bCs/>
        </w:rPr>
        <w:t>What is seborrhoea?</w:t>
      </w:r>
    </w:p>
    <w:p w14:paraId="117335E1" w14:textId="77777777" w:rsidR="00AF2F7C" w:rsidRPr="00AF2F7C" w:rsidRDefault="00AF2F7C" w:rsidP="00AF2F7C">
      <w:r w:rsidRPr="00AF2F7C">
        <w:t xml:space="preserve">Seborrhoea (or </w:t>
      </w:r>
      <w:proofErr w:type="spellStart"/>
      <w:r w:rsidRPr="00AF2F7C">
        <w:t>seborrhea</w:t>
      </w:r>
      <w:proofErr w:type="spellEnd"/>
      <w:r w:rsidRPr="00AF2F7C">
        <w:t>) is the name given to excessively oily skin. It is due to overactive sebaceous glands and can affect both males and females. The oil produced by the skin is called </w:t>
      </w:r>
      <w:hyperlink r:id="rId7" w:history="1">
        <w:r w:rsidRPr="00AF2F7C">
          <w:rPr>
            <w:rStyle w:val="Hyperlink"/>
          </w:rPr>
          <w:t>sebum</w:t>
        </w:r>
      </w:hyperlink>
      <w:r w:rsidRPr="00AF2F7C">
        <w:t>. The scalp and face are most commonly affected by seborrhoea, but other affected body sites may include the chest and folds of skin such as the underarms and under the breasts.</w:t>
      </w:r>
    </w:p>
    <w:p w14:paraId="0BE6A1BA" w14:textId="77777777" w:rsidR="00AF2F7C" w:rsidRPr="00AF2F7C" w:rsidRDefault="00AF2F7C" w:rsidP="00AF2F7C">
      <w:r w:rsidRPr="00AF2F7C">
        <w:t>Skin affected by seborrhoea feels unpleasant, and seems to get dirty quickly. The face appears shiny. Make-up may run off or cake and is difficult to apply. The affected area is often red, and greasy and scaly patches may develop; this is known as seborrhoeic dermatitis. Seborrhoea may also lead to </w:t>
      </w:r>
      <w:hyperlink r:id="rId8" w:history="1">
        <w:r w:rsidRPr="00AF2F7C">
          <w:rPr>
            <w:rStyle w:val="Hyperlink"/>
          </w:rPr>
          <w:t>acne</w:t>
        </w:r>
      </w:hyperlink>
      <w:r w:rsidRPr="00AF2F7C">
        <w:t>.</w:t>
      </w:r>
    </w:p>
    <w:p w14:paraId="29D71DC2" w14:textId="77777777" w:rsidR="00AF2F7C" w:rsidRPr="00AF2F7C" w:rsidRDefault="00AF2F7C" w:rsidP="00AF2F7C">
      <w:r w:rsidRPr="00AF2F7C">
        <w:t>Although most people with seborrhoea have no other health problems, it is sometimes a sign of underlying Parkinson disease or </w:t>
      </w:r>
      <w:hyperlink r:id="rId9" w:history="1">
        <w:r w:rsidRPr="00AF2F7C">
          <w:rPr>
            <w:rStyle w:val="Hyperlink"/>
          </w:rPr>
          <w:t>acromegaly</w:t>
        </w:r>
      </w:hyperlink>
      <w:r w:rsidRPr="00AF2F7C">
        <w:t>. It may also be due to excessive androgens in women, associated with </w:t>
      </w:r>
      <w:hyperlink r:id="rId10" w:history="1">
        <w:r w:rsidRPr="00AF2F7C">
          <w:rPr>
            <w:rStyle w:val="Hyperlink"/>
          </w:rPr>
          <w:t>polycystic ovaries</w:t>
        </w:r>
      </w:hyperlink>
      <w:r w:rsidRPr="00AF2F7C">
        <w:t> and less commonly, to </w:t>
      </w:r>
      <w:hyperlink r:id="rId11" w:history="1">
        <w:r w:rsidRPr="00AF2F7C">
          <w:rPr>
            <w:rStyle w:val="Hyperlink"/>
          </w:rPr>
          <w:t>congenital adrenal hyperplasia</w:t>
        </w:r>
      </w:hyperlink>
      <w:r w:rsidRPr="00AF2F7C">
        <w:t>.</w:t>
      </w:r>
    </w:p>
    <w:p w14:paraId="3C9D765D" w14:textId="77777777" w:rsidR="00AF2F7C" w:rsidRPr="00AF2F7C" w:rsidRDefault="00AF2F7C" w:rsidP="00AF2F7C">
      <w:pPr>
        <w:rPr>
          <w:b/>
          <w:bCs/>
        </w:rPr>
      </w:pPr>
      <w:r w:rsidRPr="00AF2F7C">
        <w:rPr>
          <w:b/>
          <w:bCs/>
        </w:rPr>
        <w:t>What is the treatment for seborrhoea?</w:t>
      </w:r>
    </w:p>
    <w:p w14:paraId="7FD2B449" w14:textId="77777777" w:rsidR="00AF2F7C" w:rsidRPr="00AF2F7C" w:rsidRDefault="00AF2F7C" w:rsidP="00AF2F7C">
      <w:r w:rsidRPr="00AF2F7C">
        <w:t xml:space="preserve">Seborrhoea can be managed by washing the face twice daily with water and a mild soap or </w:t>
      </w:r>
      <w:proofErr w:type="spellStart"/>
      <w:r w:rsidRPr="00AF2F7C">
        <w:t>soapless</w:t>
      </w:r>
      <w:proofErr w:type="spellEnd"/>
      <w:r w:rsidRPr="00AF2F7C">
        <w:t xml:space="preserve"> cleanser. This helps to remove excess oils and keep skin clean. Over-the-counter hydrocortisone cream may help to reduce inflammation (redness and scaling) and antifungal creams help to reduce yeast organisms living on the skin.</w:t>
      </w:r>
    </w:p>
    <w:p w14:paraId="515B40F1" w14:textId="77777777" w:rsidR="00AF2F7C" w:rsidRPr="00AF2F7C" w:rsidRDefault="00AF2F7C" w:rsidP="00AF2F7C">
      <w:r w:rsidRPr="00AF2F7C">
        <w:t>If seborrhoea is severe, your doctor may prescribe the following medications:</w:t>
      </w:r>
    </w:p>
    <w:p w14:paraId="34D73119" w14:textId="77777777" w:rsidR="00AF2F7C" w:rsidRPr="00AF2F7C" w:rsidRDefault="00AF2F7C" w:rsidP="00AF2F7C">
      <w:pPr>
        <w:numPr>
          <w:ilvl w:val="0"/>
          <w:numId w:val="1"/>
        </w:numPr>
      </w:pPr>
      <w:hyperlink r:id="rId12" w:history="1">
        <w:r w:rsidRPr="00AF2F7C">
          <w:rPr>
            <w:rStyle w:val="Hyperlink"/>
          </w:rPr>
          <w:t>Topical retinoids</w:t>
        </w:r>
      </w:hyperlink>
    </w:p>
    <w:p w14:paraId="3E8353DD" w14:textId="77777777" w:rsidR="00AF2F7C" w:rsidRPr="00AF2F7C" w:rsidRDefault="00AF2F7C" w:rsidP="00AF2F7C">
      <w:pPr>
        <w:numPr>
          <w:ilvl w:val="0"/>
          <w:numId w:val="1"/>
        </w:numPr>
      </w:pPr>
      <w:r w:rsidRPr="00AF2F7C">
        <w:t>Antiandrogens (</w:t>
      </w:r>
      <w:hyperlink r:id="rId13" w:history="1">
        <w:r w:rsidRPr="00AF2F7C">
          <w:rPr>
            <w:rStyle w:val="Hyperlink"/>
          </w:rPr>
          <w:t>hormone therapy</w:t>
        </w:r>
      </w:hyperlink>
      <w:r w:rsidRPr="00AF2F7C">
        <w:t> for females)</w:t>
      </w:r>
    </w:p>
    <w:p w14:paraId="4F351F93" w14:textId="77777777" w:rsidR="00AF2F7C" w:rsidRPr="00AF2F7C" w:rsidRDefault="00AF2F7C" w:rsidP="00AF2F7C">
      <w:pPr>
        <w:numPr>
          <w:ilvl w:val="0"/>
          <w:numId w:val="1"/>
        </w:numPr>
      </w:pPr>
      <w:r w:rsidRPr="00AF2F7C">
        <w:t>Low-dose </w:t>
      </w:r>
      <w:hyperlink r:id="rId14" w:history="1">
        <w:r w:rsidRPr="00AF2F7C">
          <w:rPr>
            <w:rStyle w:val="Hyperlink"/>
          </w:rPr>
          <w:t>isotretinoin</w:t>
        </w:r>
      </w:hyperlink>
      <w:r w:rsidRPr="00AF2F7C">
        <w:t> in severe cases</w:t>
      </w:r>
    </w:p>
    <w:p w14:paraId="44091F85" w14:textId="77777777" w:rsidR="00AF2F7C" w:rsidRPr="00AF2F7C" w:rsidRDefault="00AF2F7C" w:rsidP="00AF2F7C">
      <w:pPr>
        <w:rPr>
          <w:lang w:val="en"/>
        </w:rPr>
      </w:pPr>
      <w:proofErr w:type="spellStart"/>
      <w:r w:rsidRPr="00AF2F7C">
        <w:rPr>
          <w:lang w:val="en"/>
        </w:rPr>
        <w:t>PlayNext</w:t>
      </w:r>
      <w:proofErr w:type="spellEnd"/>
    </w:p>
    <w:p w14:paraId="2D0B1858" w14:textId="77777777" w:rsidR="00AF2F7C" w:rsidRPr="00AF2F7C" w:rsidRDefault="00AF2F7C" w:rsidP="00AF2F7C">
      <w:pPr>
        <w:rPr>
          <w:lang w:val="en"/>
        </w:rPr>
      </w:pPr>
      <w:r w:rsidRPr="00AF2F7C">
        <w:rPr>
          <w:lang w:val="en"/>
        </w:rPr>
        <w:t>Mute</w:t>
      </w:r>
    </w:p>
    <w:p w14:paraId="1DB1B872" w14:textId="77777777" w:rsidR="00AF2F7C" w:rsidRPr="00AF2F7C" w:rsidRDefault="00AF2F7C" w:rsidP="00AF2F7C">
      <w:pPr>
        <w:rPr>
          <w:lang w:val="en"/>
        </w:rPr>
      </w:pPr>
      <w:r w:rsidRPr="00AF2F7C">
        <w:rPr>
          <w:lang w:val="en"/>
        </w:rPr>
        <w:t>Current Time 0:01</w:t>
      </w:r>
    </w:p>
    <w:p w14:paraId="45FDA409" w14:textId="77777777" w:rsidR="00AF2F7C" w:rsidRPr="00AF2F7C" w:rsidRDefault="00AF2F7C" w:rsidP="00AF2F7C">
      <w:pPr>
        <w:rPr>
          <w:lang w:val="en"/>
        </w:rPr>
      </w:pPr>
      <w:r w:rsidRPr="00AF2F7C">
        <w:rPr>
          <w:lang w:val="en"/>
        </w:rPr>
        <w:t>/</w:t>
      </w:r>
    </w:p>
    <w:p w14:paraId="2E8AD712" w14:textId="77777777" w:rsidR="00AF2F7C" w:rsidRPr="00AF2F7C" w:rsidRDefault="00AF2F7C" w:rsidP="00AF2F7C">
      <w:pPr>
        <w:rPr>
          <w:lang w:val="en"/>
        </w:rPr>
      </w:pPr>
      <w:r w:rsidRPr="00AF2F7C">
        <w:rPr>
          <w:lang w:val="en"/>
        </w:rPr>
        <w:t>Duration 5:14</w:t>
      </w:r>
    </w:p>
    <w:p w14:paraId="1F69934D" w14:textId="77777777" w:rsidR="00AF2F7C" w:rsidRPr="00AF2F7C" w:rsidRDefault="00AF2F7C" w:rsidP="00AF2F7C">
      <w:pPr>
        <w:rPr>
          <w:lang w:val="en"/>
        </w:rPr>
      </w:pPr>
      <w:r w:rsidRPr="00AF2F7C">
        <w:rPr>
          <w:lang w:val="en"/>
        </w:rPr>
        <w:t>Fullscreen</w:t>
      </w:r>
    </w:p>
    <w:p w14:paraId="3044A892" w14:textId="77777777" w:rsidR="00AF2F7C" w:rsidRPr="00AF2F7C" w:rsidRDefault="00AF2F7C" w:rsidP="00AF2F7C">
      <w:pPr>
        <w:rPr>
          <w:b/>
          <w:bCs/>
        </w:rPr>
      </w:pPr>
      <w:r w:rsidRPr="00AF2F7C">
        <w:rPr>
          <w:b/>
          <w:bCs/>
        </w:rPr>
        <w:t>ADVERTISEMENT</w:t>
      </w:r>
    </w:p>
    <w:p w14:paraId="5503BA56" w14:textId="77777777" w:rsidR="00AF2F7C" w:rsidRPr="00AF2F7C" w:rsidRDefault="00AF2F7C" w:rsidP="00AF2F7C">
      <w:pPr>
        <w:rPr>
          <w:b/>
          <w:bCs/>
        </w:rPr>
      </w:pPr>
      <w:r w:rsidRPr="00AF2F7C">
        <w:rPr>
          <w:b/>
          <w:bCs/>
        </w:rPr>
        <w:t xml:space="preserve">On </w:t>
      </w:r>
      <w:proofErr w:type="spellStart"/>
      <w:r w:rsidRPr="00AF2F7C">
        <w:rPr>
          <w:b/>
          <w:bCs/>
        </w:rPr>
        <w:t>DermNet</w:t>
      </w:r>
      <w:proofErr w:type="spellEnd"/>
    </w:p>
    <w:p w14:paraId="0B105228" w14:textId="77777777" w:rsidR="00AF2F7C" w:rsidRPr="00AF2F7C" w:rsidRDefault="00AF2F7C" w:rsidP="00AF2F7C">
      <w:pPr>
        <w:numPr>
          <w:ilvl w:val="0"/>
          <w:numId w:val="2"/>
        </w:numPr>
      </w:pPr>
      <w:hyperlink r:id="rId15" w:history="1">
        <w:r w:rsidRPr="00AF2F7C">
          <w:rPr>
            <w:rStyle w:val="Hyperlink"/>
          </w:rPr>
          <w:t>Acne</w:t>
        </w:r>
      </w:hyperlink>
      <w:r w:rsidRPr="00AF2F7C">
        <w:t> </w:t>
      </w:r>
    </w:p>
    <w:p w14:paraId="0C2C8500" w14:textId="77777777" w:rsidR="00AF2F7C" w:rsidRPr="00AF2F7C" w:rsidRDefault="00AF2F7C" w:rsidP="00AF2F7C">
      <w:pPr>
        <w:rPr>
          <w:b/>
          <w:bCs/>
        </w:rPr>
      </w:pPr>
      <w:r w:rsidRPr="00AF2F7C">
        <w:rPr>
          <w:b/>
          <w:bCs/>
        </w:rPr>
        <w:lastRenderedPageBreak/>
        <w:t>Books about skin diseases</w:t>
      </w:r>
    </w:p>
    <w:p w14:paraId="22F71AE2" w14:textId="77777777" w:rsidR="00AF2F7C" w:rsidRPr="00AF2F7C" w:rsidRDefault="00AF2F7C" w:rsidP="00AF2F7C">
      <w:pPr>
        <w:numPr>
          <w:ilvl w:val="0"/>
          <w:numId w:val="3"/>
        </w:numPr>
      </w:pPr>
      <w:hyperlink r:id="rId16" w:history="1">
        <w:r w:rsidRPr="00AF2F7C">
          <w:rPr>
            <w:rStyle w:val="Hyperlink"/>
          </w:rPr>
          <w:t>Books about the skin</w:t>
        </w:r>
      </w:hyperlink>
    </w:p>
    <w:p w14:paraId="7CCF0752" w14:textId="77777777" w:rsidR="00AF2F7C" w:rsidRPr="00AF2F7C" w:rsidRDefault="00AF2F7C" w:rsidP="00AF2F7C">
      <w:pPr>
        <w:numPr>
          <w:ilvl w:val="0"/>
          <w:numId w:val="3"/>
        </w:numPr>
      </w:pPr>
      <w:hyperlink r:id="rId17" w:tgtFrame="_blank" w:history="1">
        <w:r w:rsidRPr="00AF2F7C">
          <w:rPr>
            <w:rStyle w:val="Hyperlink"/>
            <w:i/>
            <w:iCs/>
          </w:rPr>
          <w:t>Dermatology Made Easy</w:t>
        </w:r>
        <w:r w:rsidRPr="00AF2F7C">
          <w:rPr>
            <w:rStyle w:val="Hyperlink"/>
          </w:rPr>
          <w:t> - second edition</w:t>
        </w:r>
      </w:hyperlink>
    </w:p>
    <w:p w14:paraId="2D58CFF9" w14:textId="77777777" w:rsidR="00AF2F7C" w:rsidRPr="00AF2F7C" w:rsidRDefault="00AF2F7C" w:rsidP="00AF2F7C">
      <w:pPr>
        <w:rPr>
          <w:b/>
          <w:bCs/>
        </w:rPr>
      </w:pPr>
      <w:r w:rsidRPr="00AF2F7C">
        <w:rPr>
          <w:b/>
          <w:bCs/>
        </w:rPr>
        <w:t>ADVERTISEMENT</w:t>
      </w:r>
    </w:p>
    <w:p w14:paraId="432F4E9C" w14:textId="77777777" w:rsidR="00AF2F7C" w:rsidRPr="00AF2F7C" w:rsidRDefault="00AF2F7C" w:rsidP="00AF2F7C">
      <w:pPr>
        <w:rPr>
          <w:b/>
          <w:bCs/>
        </w:rPr>
      </w:pPr>
      <w:r w:rsidRPr="00AF2F7C">
        <w:rPr>
          <w:b/>
          <w:bCs/>
        </w:rPr>
        <w:t>Other recommended articles</w:t>
      </w:r>
    </w:p>
    <w:p w14:paraId="08E797A2" w14:textId="77777777" w:rsidR="00AF2F7C" w:rsidRPr="00AF2F7C" w:rsidRDefault="00AF2F7C" w:rsidP="00AF2F7C">
      <w:pPr>
        <w:rPr>
          <w:ins w:id="0" w:author="Unknown"/>
          <w:b/>
          <w:bCs/>
        </w:rPr>
      </w:pPr>
      <w:ins w:id="1" w:author="Unknown">
        <w:r w:rsidRPr="00AF2F7C">
          <w:rPr>
            <w:b/>
            <w:bCs/>
          </w:rPr>
          <w:t>Around the web</w:t>
        </w:r>
      </w:ins>
    </w:p>
    <w:p w14:paraId="37B0D6FA" w14:textId="77777777" w:rsidR="00AF2F7C" w:rsidRPr="00AF2F7C" w:rsidRDefault="00AF2F7C" w:rsidP="00AF2F7C">
      <w:pPr>
        <w:numPr>
          <w:ilvl w:val="0"/>
          <w:numId w:val="4"/>
        </w:numPr>
        <w:rPr>
          <w:ins w:id="2" w:author="Unknown"/>
        </w:rPr>
      </w:pPr>
      <w:ins w:id="3" w:author="Unknown">
        <w:r w:rsidRPr="00AF2F7C">
          <w:fldChar w:fldCharType="begin"/>
        </w:r>
        <w:r w:rsidRPr="00AF2F7C">
          <w:instrText>HYPERLINK "https://rev.trendmd.com/open/U1UDlktiJptMFECr0NcDZVlUZokqAcH1acmW4O1n875-TofXlA2mjuL8xJstDPbW3QoV7vhiYHUoS4jgvCrI5mzUkWIZx_gClWZv6dVzUQpZ1Y_NQgwYmOPblezPoxG5IU9EmYSgSbdoJGrNW7LevU5G8jxw35gRXzGt76waCyFjQpXHSWxmbiTwbc7yl6mzCnfq8UIzRFLCCRjbdZiAQk_uUxDVE3YB96yxxiyUuPSnlqcnDrL0aYxuAxU_Xm9cSReEUy4i6EYCT6ais6OaAmcctmPU6bqbtngl0YJSUj9uxz2DJoQ9ptvadmOxTIT8ZflQOKIKCsKOKGYKeqZBJzFLq5yAIxUAi8ruoUXQb-1g3Bg9Kh10_p2BmFBk2nByYjQOKtAk3hpF_h9YLxZkxGpAYSl5Jsb6tB-yJYKbfRs4bUthEpiVcPR---MZgeVueAlnTDe-bLTySoMtLY0YqC0fFuhpoCEm4cYZbXC68f3b24mdr7WnMiwZUTY8Zx5EaoPl9lote4t4rgJ14sBRGH5HA7ibcj4XMenFIY_-UeN7CedUwwAvD6Xsyzti_v28-9igtyQDn3UlVAp7L4G-rNzzUturz4vBjt7yfAVhcskobjVWMxKrJDDGeNnsWt0FvPGo_elDvPn3fjnWf6Jxhequ25zOUiiTu7PkPzoGmNgYf-Ienn-O0dnfpCehdoAQUuvOUHmgZyEqEG9h0nhEllj4xLzpYbOfipcH-VX3C5exqctrosg1Hv1vRploIaBv4jM990xdJLBgkqNx97rQwh2V69r-gv2yjedvm7WIMu8ocCqMGgcINRorI9UjJmTwfmudIei-I9LGP6kBX4ERecs8GNk7nT-IoFKhafgPpK6U4bA86NUdMEICiPiU_1cEKdfAHJneljfPH-sMv8gQf8hcSAx7c0wbs9_bw-Kn_gZLMcCBiTic6SNUoqHRoj-EwmO15y2vXeCjqeuRr88EIq5zkbsZkFX8bCDnHnPKSUGHsW-8U58MBM3uomOHGymG7qzmrXrayXc9gK7qmE2Db2zbZ1QKIgLpff8TjHgx792ClUqy29b3jre8EMsPBa2bXGrPcJ85GtEXWXWxYiY9IYfEmK5kELxtHgUSl2YmQHhUNk2R8iIM65VPAYkVRj_KqYjCToBqIeMJjKOc2JI29Jcq9dP2xr8brCy5aeiDG16Pj-SfovJpksUqPlbtq0eFXGqlCr1mkkhjyylEQnheOimVHwRyQvlSsMTtqrUKSoaVLhonHcOohZP6nanj5YaAWtbyvEUw0dTtqxNksXJVtlxygKpzDIamJRs1zHgJS5hCo99olsK3juOCEhMME_9EbDIb4kFtNKj3blfykS1-FVpJ4n44TB4JiOTJMufbfU49FJQ3sXLfBq49AMMa8Q5NlFkr7RN1EKnTSAx6julh-engP5feFKDmrEqwMRGYRUv99iJzuksuiBMMFlOVoi4W" \t "_blank"</w:instrText>
        </w:r>
        <w:r w:rsidRPr="00AF2F7C">
          <w:fldChar w:fldCharType="separate"/>
        </w:r>
        <w:proofErr w:type="spellStart"/>
        <w:r w:rsidRPr="00AF2F7C">
          <w:rPr>
            <w:rStyle w:val="Hyperlink"/>
          </w:rPr>
          <w:t>Corythucha</w:t>
        </w:r>
        <w:proofErr w:type="spellEnd"/>
        <w:r w:rsidRPr="00AF2F7C">
          <w:rPr>
            <w:rStyle w:val="Hyperlink"/>
          </w:rPr>
          <w:t xml:space="preserve"> marmorata affects growth and quality of Artemisia </w:t>
        </w:r>
        <w:proofErr w:type="spellStart"/>
        <w:r w:rsidRPr="00AF2F7C">
          <w:rPr>
            <w:rStyle w:val="Hyperlink"/>
          </w:rPr>
          <w:t>argyi</w:t>
        </w:r>
        <w:proofErr w:type="spellEnd"/>
        <w:r w:rsidRPr="00AF2F7C">
          <w:fldChar w:fldCharType="end"/>
        </w:r>
      </w:ins>
    </w:p>
    <w:p w14:paraId="16340658" w14:textId="77777777" w:rsidR="00AF2F7C" w:rsidRPr="00AF2F7C" w:rsidRDefault="00AF2F7C" w:rsidP="00AF2F7C">
      <w:pPr>
        <w:rPr>
          <w:ins w:id="4" w:author="Unknown"/>
        </w:rPr>
      </w:pPr>
      <w:ins w:id="5" w:author="Unknown">
        <w:r w:rsidRPr="00AF2F7C">
          <w:t>Zi-</w:t>
        </w:r>
        <w:proofErr w:type="spellStart"/>
        <w:r w:rsidRPr="00AF2F7C">
          <w:t>xin</w:t>
        </w:r>
        <w:proofErr w:type="spellEnd"/>
        <w:r w:rsidRPr="00AF2F7C">
          <w:t xml:space="preserve"> Wang, Hui-Ying Wang, Chang-Jie Chen, et al., China Journal of Chinese Materia Medica, 2024</w:t>
        </w:r>
      </w:ins>
    </w:p>
    <w:p w14:paraId="64E4296B" w14:textId="77777777" w:rsidR="00AF2F7C" w:rsidRPr="00AF2F7C" w:rsidRDefault="00AF2F7C" w:rsidP="00AF2F7C">
      <w:pPr>
        <w:numPr>
          <w:ilvl w:val="0"/>
          <w:numId w:val="4"/>
        </w:numPr>
        <w:rPr>
          <w:ins w:id="6" w:author="Unknown"/>
        </w:rPr>
      </w:pPr>
      <w:ins w:id="7" w:author="Unknown">
        <w:r w:rsidRPr="00AF2F7C">
          <w:fldChar w:fldCharType="begin"/>
        </w:r>
        <w:r w:rsidRPr="00AF2F7C">
          <w:instrText>HYPERLINK "https://rev.trendmd.com/open/fi0xd7xNtTvMR_54aJHdN-m9Y_LE36zeV0oZMauX5T9hXgFjFKo0kaFJ0KAN4v_17qElhUSo_mbFT-l97qyVt_-I9KXxBBAVJbf0CvEpzapbTLe0rZapdbwd7aDFAuyUPC19ITZvDemz5axmrtOSMl-T371AKpUlEYQV3oCvHUlGKZp97csbpcEznTa8dTE2gCUPaIg30P_j1dqKGgnv4FdYdq_7698dbp-g1zBP7yEo2QEgv8ziC8FcRPx-mdxuckCqwi5qlu6dpGVOpSkrhunDw8d-AHNKMsItrql0qPSu5GLWJ6ptokIC3DlNtTDgRt_272jnip_VFfASbzTS7DxsWfPLo83V97kgvZumhF5WAQhpnELR8BEIiDJ3VBLLp_rf9tpDmrUat63wITm37OepgNz2dhTzLzyGIYcnfR1ZX2x1FPgRIqY3lsTlhRTYCbhjwHm2kKh8-ZBEK6TK73boxyfonZhV6z6nBmXFFP0DBQRk2tc72H9BfWPyx59lKzyeBRqwFHoddvkew8AbzEB2h6-LZeoSEa4Xagobx8UKQsvc5sOm1H_G5d93Q8pAvUTln421RXwVEZw2GP9T-WfnlzQFTG7nxROpDJlSovH8AjjvW63SJahoeAiOiNtNE5cVvtrPBuxbnIXM_Bg7FxSmzhvptJVbPrGJlkp1rS2X68lSb_gPkhm6bZ6yfexcPt4nlN6pAqHAhDkMCbCxsH4JJ3yQlxo2jfnTaxsnQJIRjwqjpbtpKJgYOLWWvS89iLePkFq3ZTf-0ADLMeC129IO7agMNm8XfX9cwIDQ24jxKfSUdry1nSxTvgBzGF3L3NrQkUyzgOVjfcVvY6xxgxNkLTkCMtmt70TFcukemDhkA_GtDFQaJOPxSCCTacZw8Mj8QdhgzOzQlqJfctgi2qWKlnoIBhWAEQj5R-yxX_SYAHAJpHL6tSxSDexU5MfF3XJJ8zXL0GrIANih9rrrOTn9OcyzOFqZmYvOYHL-lSD3ZC0WpJ2Z_BIc_e4o8uza7ULXSfUeE4_w8YatKlEfGSKNm1txnIZmloaKEyQG8C3ORYCoO1IQjDsoNEPMdJdyQrtf2Z9ahNf9dGWPE7NX41BwWhnP5G7PU0cFJvPmRzvgReqoXkDslnKHBXBLtB2Np9Q6A8NGUUWHSsG7XophMY2hmypcwf7zzDBiasjnIBuxJfngnlOPQYIYF9eSOVpHQxnQkl-Mzbo8A7V4XohckHwJVYNPExGZ1eCSwkgYPaYgqcw3StAtKt00D7lp3oy4Awej5sKCZoxI3QfZwLN_foDQv5MHSm1SdJJbGJBOh0I_4wQLxIKpLTyvfACK98IaZioZZUcezGGbNFd356jrvpFuzk7HjsujnuMLPRQZ8AIGRDIXqVLZ2c732hgMCNsVFluXh2OGHJmOyfA2bdMe6k12iMShO-HD9qfyDtl_f1_d_YSkUYNld7zT4zNeKzq8xQ" \t "_blank"</w:instrText>
        </w:r>
        <w:r w:rsidRPr="00AF2F7C">
          <w:fldChar w:fldCharType="separate"/>
        </w:r>
        <w:r w:rsidRPr="00AF2F7C">
          <w:rPr>
            <w:rStyle w:val="Hyperlink"/>
          </w:rPr>
          <w:t>Correlation between Chinese Medicine Constitution and Skin Types: A Study on 187 Japanese Women</w:t>
        </w:r>
        <w:r w:rsidRPr="00AF2F7C">
          <w:fldChar w:fldCharType="end"/>
        </w:r>
      </w:ins>
    </w:p>
    <w:p w14:paraId="2015EAB4" w14:textId="77777777" w:rsidR="00AF2F7C" w:rsidRPr="00AF2F7C" w:rsidRDefault="00AF2F7C" w:rsidP="00AF2F7C">
      <w:pPr>
        <w:rPr>
          <w:ins w:id="8" w:author="Unknown"/>
        </w:rPr>
      </w:pPr>
      <w:ins w:id="9" w:author="Unknown">
        <w:r w:rsidRPr="00AF2F7C">
          <w:t xml:space="preserve">Seika </w:t>
        </w:r>
        <w:proofErr w:type="spellStart"/>
        <w:r w:rsidRPr="00AF2F7C">
          <w:t>Kanezawa</w:t>
        </w:r>
        <w:proofErr w:type="spellEnd"/>
        <w:r w:rsidRPr="00AF2F7C">
          <w:t>, Chinese Journal of Integrative Medicine</w:t>
        </w:r>
      </w:ins>
    </w:p>
    <w:p w14:paraId="03D9C666" w14:textId="77777777" w:rsidR="00AF2F7C" w:rsidRPr="00AF2F7C" w:rsidRDefault="00AF2F7C" w:rsidP="00AF2F7C">
      <w:pPr>
        <w:numPr>
          <w:ilvl w:val="0"/>
          <w:numId w:val="4"/>
        </w:numPr>
        <w:rPr>
          <w:ins w:id="10" w:author="Unknown"/>
        </w:rPr>
      </w:pPr>
      <w:ins w:id="11" w:author="Unknown">
        <w:r w:rsidRPr="00AF2F7C">
          <w:fldChar w:fldCharType="begin"/>
        </w:r>
        <w:r w:rsidRPr="00AF2F7C">
          <w:instrText>HYPERLINK "https://rev.trendmd.com/open/0BGcKkanLKd1I-mYc3nIWwoULfaAg9YY7wuvZ8G_V9lfUgHLXcG5j9K86ZVF8I-zv0AGqlyssEmUItEVplwn4k0b88vIkwtdAcRn3C9UCZW5vayvUw5GW5yGUi-VvXbPn1Sgetkvte9H678c5ZSBuE8XznR773NqLdLzibMvClfCr-bUvLOdobye90f4ND7Tz28v9LOFx_2K_lJn11MAjkGqnQaD-SvQ0pxJfP_wnY6HNXWjjQd0zOqPp6sDHYUdCOBxQI8n8pX8T23hrxSjLw9doMHPBt7qJc5-7a6lIJ8acGYx9jo8S0Y0orcZTbyKL5UZv0M3O5rh4J4kg6Tr3Q8hFimUSsXfp6ZxAuxifVjJOQcAgBs982FlRfmSumE6OhNmXL_ucZdMZwh-R2trNr1eKNfM_lEj4mG_269z6-4zrfNRw_UDU2qoTnogC7lpJ_YvtHnqa3moWrzemLdgP-gcPZs3tLe7R-Sj8DOtViXJXzm4jKS-GHj5hX-374BzsiXfEGKup7F3MffJ7s7Tw5qXCCfryw6YNX0F2QTLQHmWiKFNfv4UTQ_Iwo_3rZR-u3bBiQbPhQaSGv7JVg9SFdX3CsqwpWIYLwwJ62OeXh4C9Ru2YJljlN5rP-RkJedSsJoc7deZ4LcN0ipTiWhwubu9JS4gCwVePZPwu2szIuYS0YyxqPPaO1Kj88neo5CLvRJwlu3XW_uFuxI71Ychoy6AKmxALFGnIeYmGQywxi6bFG5vEC8HOJNiIbM7VGoLXUswu7cdhODJ4pzpnUzZHxgmGqC5I-BWhDoB21Tvib8MJEOGsBrbH5WqBz_W4180ixmKnIkgbRp5TFisnr3WtD3PspO8Be_VD_y_aGfrLTyOV6uPmbP1neGQuM-XB8RAqzFiv8ljsI5x8KlOj2uyrkkZ9JLtfSX3S5scNpcoCyGTchChel4OfVbHGxp6TZ8eY0pwyc_vnA0LMDlyUYmXC8MUTExEEBS7m3VkkboTKM0RIvpCjjsTUC7dnciqdtJDKrIrupt9in9DhJto5GVQJrPzxRjB6-9-mhv2nywrOelkmCtRNtkwe6hSkdvGgya3UKDNQ6kIBwDZ-H2KdwRFQ9lyqZVqurQ7tysE3iyFQOf5F-W1mmSmAtjI7ppJ41S7553k7kCbnsZzNrgzUM31TzWjY9JTKfx7JiKSLOBE4dYcpnfKXa-285snUgzD8aJ7UGNqW_yxzaiOQxz606bANSOHEwe5hbkIliNKtwLLKJkzNefa-4jJ7aGeuBSPo450TosYiAU2Z4fgu92DGXCZG2-YeMkM2ca7lwQFmUHg11r2g7rSKUKeYHxGuigJn8htERbJqcHhhLBjO_i3kODFO1suYxXHBqEUjrw9wWjHjcw3zsmPQME2i9IY_m5GNYyftqykVfdPEDHNwcw78M957Jz6SGciy0IF6tZm_fxN6r-VdLquGmUE6vVL-4kQjCQ-" \t "_blank"</w:instrText>
        </w:r>
        <w:r w:rsidRPr="00AF2F7C">
          <w:fldChar w:fldCharType="separate"/>
        </w:r>
        <w:r w:rsidRPr="00AF2F7C">
          <w:rPr>
            <w:rStyle w:val="Hyperlink"/>
          </w:rPr>
          <w:t xml:space="preserve">Application of skin care bundles for </w:t>
        </w:r>
        <w:proofErr w:type="spellStart"/>
        <w:r w:rsidRPr="00AF2F7C">
          <w:rPr>
            <w:rStyle w:val="Hyperlink"/>
          </w:rPr>
          <w:t>pediatric</w:t>
        </w:r>
        <w:proofErr w:type="spellEnd"/>
        <w:r w:rsidRPr="00AF2F7C">
          <w:rPr>
            <w:rStyle w:val="Hyperlink"/>
          </w:rPr>
          <w:t xml:space="preserve"> patients with type 1 diabetes mellitus</w:t>
        </w:r>
        <w:r w:rsidRPr="00AF2F7C">
          <w:fldChar w:fldCharType="end"/>
        </w:r>
      </w:ins>
    </w:p>
    <w:p w14:paraId="549CE3B6" w14:textId="77777777" w:rsidR="00AF2F7C" w:rsidRPr="00AF2F7C" w:rsidRDefault="00AF2F7C" w:rsidP="00AF2F7C">
      <w:pPr>
        <w:rPr>
          <w:ins w:id="12" w:author="Unknown"/>
        </w:rPr>
      </w:pPr>
      <w:ins w:id="13" w:author="Unknown">
        <w:r w:rsidRPr="00AF2F7C">
          <w:t>Chinese Journal of Integrative Nursing, 2021</w:t>
        </w:r>
      </w:ins>
    </w:p>
    <w:p w14:paraId="21D8A0D9" w14:textId="77777777" w:rsidR="00AF2F7C" w:rsidRPr="00AF2F7C" w:rsidRDefault="00AF2F7C" w:rsidP="00AF2F7C">
      <w:pPr>
        <w:numPr>
          <w:ilvl w:val="0"/>
          <w:numId w:val="4"/>
        </w:numPr>
        <w:rPr>
          <w:ins w:id="14" w:author="Unknown"/>
        </w:rPr>
      </w:pPr>
      <w:ins w:id="15" w:author="Unknown">
        <w:r w:rsidRPr="00AF2F7C">
          <w:fldChar w:fldCharType="begin"/>
        </w:r>
        <w:r w:rsidRPr="00AF2F7C">
          <w:instrText>HYPERLINK "https://rev.trendmd.com/open/chq_IlXTQHGmHI5xAUmugcLCS3QTqeJvgnMmxno1VfHJ4jmVue2q7vcXupIXu1bRkpdd15DQDmvfdqoLLKPHaoGDJRzEV5pQQEg7BGddIedRrQngfkm62dTZmvt9RC87O35E8kh6dtpARd6DdmDKS_0vd4zaabJurJmoVcswb9ISKrL_erWIx0czWnATvI7rHy4C3idRUsjmCU_RXzCcFQRpipc_pM_wqUPqjFip7Cn2fXPOdQIkbIURcP7O8Z74uzHZ--OnnWjbEK9XnnyYJSQUJrq_doJTF6tjwHYkRPznZoTVut50JJ-O5IaleeadeF19bjUEdqTPvtW0N_X96kqkwfuCMVE0VCKlcJ892KUeca6pMg7OmMpsJTjo6XOTZrplqeljmkn4EANqUFIvZESrKvxpjkK5bERRTCAtzsXAgP4BJMt5pMaGs9cYSrv3gACdKkNGD8w9rtttRhRizBVPf7SUzyGt3gNffI9zeaw8F6HMZCajDpLOBxrQx4hQIBYgAHe3A1dImdTG7US4FMKAyRrLu-rIIFpDcTCkClDv4jyh7ALuTQt0DVuIOhfj3nY6v6Ehd-3BdbPRSBEOZT6qQM5U1XlZUaJEdTbvKMiqdQ_Mb-96HZJg75acDUtcSo3ryjCiKkZp_Q2HRkLY3PZP3VdGSgN6yOrH5oHv9yoILSWrwKvzCWIzXz1xZ7OQWVXnsyGnMo-BnCBvWxjzfEGUSSrCWsgqqapBPwX8OTwzKHP8HlnshaSI506xd6r57K8bk2y2uMcRY6-DU_PaqI0ja1AfMPoKhihyNzBLtmTRuS13e3e0o4G4msVKtSS4W6ENk7JjPz0LksvoKUVaKa83YQZM9JEGAtUDbizO7Y0NuZBKSDgnzloe8-GYoPYtZdY1wv2h1vjt0EJWqKx1XkS3LrPejMgvh2n2tcOTRrv8WqJV-wkb8ntxO58O63YsomLAlupzIHn_UhggD8p0L_oZm-vdAYx1mg3XvVCJkQmXmtXoWGAvQBYUUdoQQ6ZLEBaA62yHsUYlxvl_yLTheNWFVFUws4bCodqdN6nkVSDxiCkmgrZrsnp8kKUb1hogAKz3uLIRl8xa4lkFtKTBeQlZ9xpaO6rHrzu6dfeCHrZHhclkLJWmDqCkdur2_B6hme81XBo82n3VY0wXqqT0kvjW2LQj37ub8iJLcIEyu23ZlIqVO8uUqZsW2HjX2ZCn8J_H37-kWX7EJdpVWpH-ntRZaWWeH6BffRgSIDoPptwac4aX2IAExXvc6r_wSOAlCkGLl3XVl07fJ1OMv_CnG0zEDXqJ2yfEX6tKIstJx_YgfqmTsO8t90n-LNS9ToXDsOopMPq34xqq87hWn8XBZ-VWz102CH3Rh1NtjooeOU8cDTObzDC779GZv__l8NhyVEbAdgRP0EmqdVtA7tbj3bLo-s56yc9GCIHcYVyh_Jg_NMbq3hJ8imbl3LlcVC9vRUMQ" \t "_blank"</w:instrText>
        </w:r>
        <w:r w:rsidRPr="00AF2F7C">
          <w:fldChar w:fldCharType="separate"/>
        </w:r>
        <w:r w:rsidRPr="00AF2F7C">
          <w:rPr>
            <w:rStyle w:val="Hyperlink"/>
          </w:rPr>
          <w:t xml:space="preserve">Study on Anti-aging Mechanism of Skin with </w:t>
        </w:r>
        <w:proofErr w:type="spellStart"/>
        <w:r w:rsidRPr="00AF2F7C">
          <w:rPr>
            <w:rStyle w:val="Hyperlink"/>
          </w:rPr>
          <w:t>Codonopsis</w:t>
        </w:r>
        <w:proofErr w:type="spellEnd"/>
        <w:r w:rsidRPr="00AF2F7C">
          <w:rPr>
            <w:rStyle w:val="Hyperlink"/>
          </w:rPr>
          <w:t xml:space="preserve"> Radix Based on Computational Biology and Animal Experiments</w:t>
        </w:r>
        <w:r w:rsidRPr="00AF2F7C">
          <w:fldChar w:fldCharType="end"/>
        </w:r>
      </w:ins>
    </w:p>
    <w:p w14:paraId="0E9F759C" w14:textId="77777777" w:rsidR="00AF2F7C" w:rsidRPr="00AF2F7C" w:rsidRDefault="00AF2F7C" w:rsidP="00AF2F7C">
      <w:pPr>
        <w:rPr>
          <w:ins w:id="16" w:author="Unknown"/>
        </w:rPr>
      </w:pPr>
      <w:proofErr w:type="spellStart"/>
      <w:ins w:id="17" w:author="Unknown">
        <w:r w:rsidRPr="00AF2F7C">
          <w:t>Zhenjuan</w:t>
        </w:r>
        <w:proofErr w:type="spellEnd"/>
        <w:r w:rsidRPr="00AF2F7C">
          <w:t xml:space="preserve"> WANG, Lijun Liu, Qi AN, et al., Traditional Chinese drug research and clinical pharmacology, 2024</w:t>
        </w:r>
      </w:ins>
    </w:p>
    <w:p w14:paraId="166F8DCF" w14:textId="77777777" w:rsidR="00AF2F7C" w:rsidRPr="00AF2F7C" w:rsidRDefault="00AF2F7C" w:rsidP="00AF2F7C">
      <w:pPr>
        <w:numPr>
          <w:ilvl w:val="0"/>
          <w:numId w:val="4"/>
        </w:numPr>
        <w:rPr>
          <w:ins w:id="18" w:author="Unknown"/>
        </w:rPr>
      </w:pPr>
      <w:ins w:id="19" w:author="Unknown">
        <w:r w:rsidRPr="00AF2F7C">
          <w:fldChar w:fldCharType="begin"/>
        </w:r>
        <w:r w:rsidRPr="00AF2F7C">
          <w:instrText>HYPERLINK "https://rev.trendmd.com/open/OzSUIR6KW-Rwe8SUFZf1XQdeMSfZb9wCNUgloinqVTrNMZtPSU6uh0EzCaytqSjtoAa0Mk69gssEoWUYUU3vvsLQAaPdhKhlo_S3SvVarBeZ8R4cZhhUv5zSZHeX3QKvNc1MHZwjtYr2CpzaXY57y7MlkkfRzKGf20ce2wc9HkPYE3lIesRDbu049HsJEdD4EgVH2o1CcBS9OG6LPuHAjVuUB64s7AiB4x-2pzecpofN69rgAL2qulfrXQjtHnY9CG-042v-4Ym0K0x5tKjW2Kc-zXkQ5NKq6suuQfn-J3gH8d2O7A8fUanLwYsCuCTotxcFd-qsVa_ZWZ57JKzaLfdd0Fmy0upi4OQ4F4h52GTb9PDQEthKEUdHGTesvQFRfx81_5-9NlSKNdM1GLkaW55-OpqFPFYbQDL8-0SB-WwlHAv5IZVD03xfz_ZOTRXZLtREuP_VjJlt8qFfGhX500Zz3wq7AHtofD9KXrnHKm5RERSZ67K6l36Hm4FcGhTLE2Ug_ysj2suAH7lfrhM6hOzI3ldL3Hmcoy5tf_k7agAhL4uXuvdkJxW7lmQIu07HMJY3qbtvudP6VFnh69QUOirFm6yx2HjDM_zjWwLW4ye6kcgcqEppuk3ZokMNowKViQcVHEQI56ihXqbue0IJ3yeT6xp3bWt4Txd8Ab5f-y187hrTKMlF-MH-Z1GUco9tWJCkZKjRp8tMB4BoyQfipEG-Ze_B6NbY4vbgw5T9oCJkPI697kupbRSx9Wu46GUXij29gqHm6uHGbONFOtYjKD80Vkzva3dnO2g8vAcmMOoNu0Zz_ZPIUE4r_Y059mLg_0GUUGd-uJ0ScO9NxiWVZmDZ58ksK43vbf7OWz5x4UcQSPslZzWefx7k81u2hnQsAZSClyvegdL4K0o5Bm_ZQKJVi0jWtz5ge46u89JQANVhSzPw0HzjccsY654ykjk4tpRch2Tmg18R9JEu4ZNjkRYyATPE933nIj_wYF6Izv1ypJBBA6lmuZKfYxXR8np58s0VpZjbFpfIMh5uQFIqb3teGNk1Nyyedva_XpdT0v7KLWZgN6-yBmWER3A_L5aOk3K2-19QFrBLoFM0M8NUMavLd0wZsVbDrEMvbf3AmvA6CTIpS5Etdx5uOb9SQdgE2VShraaC99wLfGBkFYDrjPhHXt4NefkBu0ubczKhGdEykGxflcN_KmkDQkKIVpzZB3g4lCuN1CoIuebmImKye98JfDFZvzP9jExjtnkFzpHGNkn38Kd6mG8-5y9wgpxcWXd_Xz20VzgqCKBMfTv2y0_ULRX69sTDCIsO-2udAvRkaR3eeLU3_wZASU__TYcdls5bbF2oMwSurMRUOMESkMua4DzYPFckzEiYmKZHtq4GOySS-NvrF1AxvrrU0-EDHkr69-m1HQamr_p2CB2n7l9bsiXJv05kZIxrpEPUrRe5HrGX59xQQIKWehbqM4H-" \t "_blank"</w:instrText>
        </w:r>
        <w:r w:rsidRPr="00AF2F7C">
          <w:fldChar w:fldCharType="separate"/>
        </w:r>
        <w:r w:rsidRPr="00AF2F7C">
          <w:rPr>
            <w:rStyle w:val="Hyperlink"/>
          </w:rPr>
          <w:t xml:space="preserve">Application of structured nursing plan for patients with moisture-associated skin damage caused </w:t>
        </w:r>
        <w:proofErr w:type="spellStart"/>
        <w:r w:rsidRPr="00AF2F7C">
          <w:rPr>
            <w:rStyle w:val="Hyperlink"/>
          </w:rPr>
          <w:t>byileostomy</w:t>
        </w:r>
        <w:proofErr w:type="spellEnd"/>
        <w:r w:rsidRPr="00AF2F7C">
          <w:rPr>
            <w:rStyle w:val="Hyperlink"/>
          </w:rPr>
          <w:t xml:space="preserve"> stoma chassis leakage</w:t>
        </w:r>
        <w:r w:rsidRPr="00AF2F7C">
          <w:fldChar w:fldCharType="end"/>
        </w:r>
      </w:ins>
    </w:p>
    <w:p w14:paraId="509FF126" w14:textId="77777777" w:rsidR="00AF2F7C" w:rsidRPr="00AF2F7C" w:rsidRDefault="00AF2F7C" w:rsidP="00AF2F7C">
      <w:pPr>
        <w:rPr>
          <w:ins w:id="20" w:author="Unknown"/>
        </w:rPr>
      </w:pPr>
      <w:ins w:id="21" w:author="Unknown">
        <w:r w:rsidRPr="00AF2F7C">
          <w:t>Chinese Journal of Integrative Nursing, 2022</w:t>
        </w:r>
      </w:ins>
    </w:p>
    <w:p w14:paraId="22F32C6D" w14:textId="77777777" w:rsidR="00AF2F7C" w:rsidRPr="00AF2F7C" w:rsidRDefault="00AF2F7C" w:rsidP="00AF2F7C">
      <w:pPr>
        <w:numPr>
          <w:ilvl w:val="0"/>
          <w:numId w:val="4"/>
        </w:numPr>
        <w:rPr>
          <w:ins w:id="22" w:author="Unknown"/>
        </w:rPr>
      </w:pPr>
      <w:ins w:id="23" w:author="Unknown">
        <w:r w:rsidRPr="00AF2F7C">
          <w:fldChar w:fldCharType="begin"/>
        </w:r>
        <w:r w:rsidRPr="00AF2F7C">
          <w:instrText>HYPERLINK "https://rev.trendmd.com/open/caolmJTCi7ygVVguYxBTFkHIRb06wuziFymRwd67IFDU8Lkr6wMffEb_V_qKDBoRPf7piOjVlb-ZQPVEt5O2ZIJabrrt5hzDrMu2zXjU1SfenCbY-I0FJoXMcw10wSKyW7Su7DcDLjZRjxtbj9EKzDT1wF7E8tghxKM6Pau-GM1iUAkYJgDreB8_4CPfSibQZ4rIyFrjDZhyty_9RBk42npSiEuEB5PKsS7EgBsl4lNHIX3nnQyL32Y-g5UcEWr7C5nCv3BBcGkjnOGjBwZRpE_l-YwLE0WE4KcFTN0ubAdkmlQrhyp9ZCGwE3m3D3fmRN4DLFLhTPJE-TUAZRgdoj5v5yUqYBiapGljWqTfOxzhdgwsn19xknjJ9A75EoH4uNV3pNYTepKMUlTIb5Kebdb4g7lV06uHsTSK6zuZ2MUPDqfEaDFHBWjpCkqlxOy-2SR0oMhy-5yUJmCFYpoVrj5VAec9Qr5lNuvkWpXnKJxwCFWp5GYwoI76VQhE9mAUqvjPUyYpe_CrZkBGi1lrEfoiFyaMHv61osCxYrjWQ1bE30SCML6O3U_hdwBXoY9MbKMlWC5zrXn0opot6Q5DIKO4GDYu8qEfA-wc9nS5XKrdraN6SD8Sqi9yH5274AbdwSBub2Sv2nwRFU29JiwU30KmUPUeWO4x7MU3Jl_7O_hZZi5hdpFYZSa56c6QlMokKU1QsVWC9yVmi706uab4Bx9fSrT5gTB1-jW9ZO8cf1WisjbP85TwR-SpVP8pbjFg5GWwcINjr-1LAmAkutgLjAZs2G2ngbimmpOUQ3v9SZgnH6seg88oHyTw0DkvU39KV34Ik7ReGHW_PGfc3U1_KJH575BL97Khdn2mZoDW7Q0nnkHGrVmMntgC-KCctfwowVCygeky2s2U78iqylwgZ6osnNJmjwooMd8gXoTL0n8fnBbbWFKt2uQ-GcFEjN-GYM-UEnykLoZxCvRYC-Qi7I3Wi8TVZbV1JBL9davSPL0qDsm_AKBFRGRww-M7_vDqV-Y1j6u6Wc_KzBCqKIvLOAXItdub7OvEWAvbbbCyJ19flDkfCI6i9l9OGdHteWC2LOQx22IkH0IpAySlemAi5rHA4cqKKOq2aGeZ7EkZcX6mz7PtU_Nk4Rp8ox2dTv5Ulu8TY2dAm5M7mMKHNMm-BCKWflko77nchdZhh_Gh6I1Qk_8ThcBh6bzRCFnky-YRVI0y34PdcF4HBCjGBWWoFwIh-Gfmuz41zdkK9sSsjvQ7Pe04GODGo2XRVHF4KGdRE3RvKcz2z9JU6RVvo6vTVgyZmKYhkGweqJO3ejEIq5RYO0g4GpNKLE7adtaOchk-AIKH2jUQIvxK-Pol_O_xDR6fkBq5kVLq3J_PEgbqrMdXbwpUz1QOy9rfuIPQ3pxbhNitGsUOQ6fw7u-6WC5fk0TvCpldxI5-sDyPkZdrzjr7ayODDVMYlOT6D3W4En4lhS98" \t "_blank"</w:instrText>
        </w:r>
        <w:r w:rsidRPr="00AF2F7C">
          <w:fldChar w:fldCharType="separate"/>
        </w:r>
        <w:r w:rsidRPr="00AF2F7C">
          <w:rPr>
            <w:rStyle w:val="Hyperlink"/>
          </w:rPr>
          <w:t xml:space="preserve">Study on the Protective Effect of </w:t>
        </w:r>
        <w:proofErr w:type="spellStart"/>
        <w:r w:rsidRPr="00AF2F7C">
          <w:rPr>
            <w:rStyle w:val="Hyperlink"/>
          </w:rPr>
          <w:t>Verbascoside</w:t>
        </w:r>
        <w:proofErr w:type="spellEnd"/>
        <w:r w:rsidRPr="00AF2F7C">
          <w:rPr>
            <w:rStyle w:val="Hyperlink"/>
          </w:rPr>
          <w:t xml:space="preserve"> on the Skin Damage Induced by UVB in Mice</w:t>
        </w:r>
        <w:r w:rsidRPr="00AF2F7C">
          <w:fldChar w:fldCharType="end"/>
        </w:r>
      </w:ins>
    </w:p>
    <w:p w14:paraId="65FC2178" w14:textId="77777777" w:rsidR="00AF2F7C" w:rsidRPr="00AF2F7C" w:rsidRDefault="00AF2F7C" w:rsidP="00AF2F7C">
      <w:pPr>
        <w:rPr>
          <w:ins w:id="24" w:author="Unknown"/>
        </w:rPr>
      </w:pPr>
      <w:ins w:id="25" w:author="Unknown">
        <w:r w:rsidRPr="00AF2F7C">
          <w:t xml:space="preserve">Di Zhang, </w:t>
        </w:r>
        <w:proofErr w:type="spellStart"/>
        <w:r w:rsidRPr="00AF2F7C">
          <w:t>Juanli</w:t>
        </w:r>
        <w:proofErr w:type="spellEnd"/>
        <w:r w:rsidRPr="00AF2F7C">
          <w:t xml:space="preserve"> ZHANG, </w:t>
        </w:r>
        <w:proofErr w:type="spellStart"/>
        <w:r w:rsidRPr="00AF2F7C">
          <w:t>Zhongying</w:t>
        </w:r>
        <w:proofErr w:type="spellEnd"/>
        <w:r w:rsidRPr="00AF2F7C">
          <w:t xml:space="preserve"> MA, Traditional Chinese drug research and clinical pharmacology, 2023</w:t>
        </w:r>
      </w:ins>
    </w:p>
    <w:p w14:paraId="149CEA90" w14:textId="77777777" w:rsidR="00AF2F7C" w:rsidRPr="00AF2F7C" w:rsidRDefault="00AF2F7C" w:rsidP="00AF2F7C">
      <w:pPr>
        <w:numPr>
          <w:ilvl w:val="0"/>
          <w:numId w:val="4"/>
        </w:numPr>
        <w:rPr>
          <w:ins w:id="26" w:author="Unknown"/>
        </w:rPr>
      </w:pPr>
      <w:ins w:id="27" w:author="Unknown">
        <w:r w:rsidRPr="00AF2F7C">
          <w:fldChar w:fldCharType="begin"/>
        </w:r>
        <w:r w:rsidRPr="00AF2F7C">
          <w:instrText>HYPERLINK "https://rev.trendmd.com/open/CfHZJ6k76Gz8BhdNtKDlNu3hk8cMBIEcO0Yiq6CZ78k9R9vRkTjn-Hgt5PJnE_5RZPsYHyL5ruwb9lIAzoOxcikXE9jzxR4Wv_kjiNuoUTixeAcfhcWEQW5V1dJvUAYpjaNMXQCMB3Cj2_0WKVCNO8A8YoOTRb3geMuO2XVZskZChQLM3XvHY2Hjbb08n0b8vM6NkpUY24aPmxyVRJ6rZKLGd-nsZ9ImgYwE2Cx94TA6aR030-YRYLEC5pjnoksWsJRChJJSU_-X4jkOjjAVw45VyrS1vDYJ363BkkQq73skkXamh-_WeQDGs4R5jZLnrGGBP1FwFonnKMMmieY2s8dLncWiRaDJsDlHgHXbXd7ZBws3rCI6L2ZUoT-xHAkQvaZBlHoBx1Uettix19MGd4MEqqodl0cefqqoaTfpxlS6sERQagwL7XMnRTfLwcx-9uN8xWz1imIOc9StTgIE7uN1Kvvw4VymVHoIm3jRLSOjbISZ9ETRGjbx_M0oKlYKBiLkVVMn5eRKoJl8pRx-WKs7NEDQdijVTOeoihfyz5_pMMMrBh1rgnwx8YYWiUX4mTiS4DgaLCnXgeS6q0p9NTemZIQqMIre5vks6UtekWDW3DaNM8HJH_GJ7d9j_FNHRnww_xE9hHS08OvGntWqOdZxUde03MJ0vXX5LldH22Q88C1jE8WVz4MSGJ00wxKewc2tocnyj9mGlkBNi-cyNKh0lfBzgyhlZvBbBeqN3xxI4R0vyq8JP7yyGaqRHhM1ftNsgcHyGujUchK-4Fs3BUU0R1Oyn73GEEHQW0Ipzg6RvKltST99DAiX1IzgTeCLMEONvuOEs4kX9yUls2PZTAxzMOFekAv-d-nn1Uu2iGhO7Nj2-cZ77A69jpsX1hkVRRNmc6gdB8m8Xmd1KzcNUm_cF0lMK8hTxAuBq2tbFm79AXTHcmJFuS6dh63Qe78Fxw-gEPowoiLuViC4h-_wqi24YVM5zbaII1PUa111iF2B-mkUfQtqGyMZfEab_qN__Rn-8pLzQr8VrL0P2J4wnJHdZ22WlutxL1Xmu1_5-XeV4TXRrQkr3rhHFSWYX5SsrvwNdK-BRglYccgfHdaDhEenchl42elezzVbY8vnq_Fjcjb2VhYiuMcgaXLsSsY-mumwmGM-npw7vhSYxsz40X8-FvgEvzDsCcWOYyYB0-83oc8GH3_0AnTIfJLvSRIqA0qHu1BCt1rABrdpRvRg7Snp6PKBu9vtBXf4gjiNOj4WRql87EsL1bsnuhrfBxUd5p4pXKlqmlaW_f8PjHe8DUThjK8fWEoLMVLtTEUM2AMi-YnNmrxV0bbY58BLfCgSGJAAqHhkRuhjJ_IPH7ss-Bvgttry65yg3vsVYOj2NoXp-FvJ9w4XOORTxsMicE0OfeXCTwsPh7R2cT38v0hTgC3SBitsb8o4CQdsqMl1LLJi8z1FP5p3tbH4jXVgZQ" \t "_blank"</w:instrText>
        </w:r>
        <w:r w:rsidRPr="00AF2F7C">
          <w:fldChar w:fldCharType="separate"/>
        </w:r>
        <w:r w:rsidRPr="00AF2F7C">
          <w:rPr>
            <w:rStyle w:val="Hyperlink"/>
          </w:rPr>
          <w:t xml:space="preserve">Effect of Compound </w:t>
        </w:r>
        <w:proofErr w:type="spellStart"/>
        <w:r w:rsidRPr="00AF2F7C">
          <w:rPr>
            <w:rStyle w:val="Hyperlink"/>
          </w:rPr>
          <w:t>Lycii</w:t>
        </w:r>
        <w:proofErr w:type="spellEnd"/>
        <w:r w:rsidRPr="00AF2F7C">
          <w:rPr>
            <w:rStyle w:val="Hyperlink"/>
          </w:rPr>
          <w:t xml:space="preserve"> Fructus Granules on Preventing and Treating Skin Danage in Mice with Ultraviolet-induced Melasma</w:t>
        </w:r>
        <w:r w:rsidRPr="00AF2F7C">
          <w:fldChar w:fldCharType="end"/>
        </w:r>
      </w:ins>
    </w:p>
    <w:p w14:paraId="62DF545A" w14:textId="77777777" w:rsidR="00AF2F7C" w:rsidRPr="00AF2F7C" w:rsidRDefault="00AF2F7C" w:rsidP="00AF2F7C">
      <w:pPr>
        <w:rPr>
          <w:ins w:id="28" w:author="Unknown"/>
        </w:rPr>
      </w:pPr>
      <w:ins w:id="29" w:author="Unknown">
        <w:r w:rsidRPr="00AF2F7C">
          <w:t xml:space="preserve">Min </w:t>
        </w:r>
        <w:proofErr w:type="spellStart"/>
        <w:r w:rsidRPr="00AF2F7C">
          <w:t>Lü</w:t>
        </w:r>
        <w:proofErr w:type="spellEnd"/>
        <w:r w:rsidRPr="00AF2F7C">
          <w:t xml:space="preserve">, Wei </w:t>
        </w:r>
        <w:proofErr w:type="spellStart"/>
        <w:r w:rsidRPr="00AF2F7C">
          <w:t>Wei</w:t>
        </w:r>
        <w:proofErr w:type="spellEnd"/>
        <w:r w:rsidRPr="00AF2F7C">
          <w:t>, Xiaojie CHANG, et al., Journal of new Chinese medicine, 2023</w:t>
        </w:r>
      </w:ins>
    </w:p>
    <w:p w14:paraId="2CB3E9D2" w14:textId="77777777" w:rsidR="00AF2F7C" w:rsidRPr="00AF2F7C" w:rsidRDefault="00AF2F7C" w:rsidP="00AF2F7C">
      <w:pPr>
        <w:numPr>
          <w:ilvl w:val="0"/>
          <w:numId w:val="4"/>
        </w:numPr>
        <w:rPr>
          <w:ins w:id="30" w:author="Unknown"/>
        </w:rPr>
      </w:pPr>
      <w:ins w:id="31" w:author="Unknown">
        <w:r w:rsidRPr="00AF2F7C">
          <w:fldChar w:fldCharType="begin"/>
        </w:r>
        <w:r w:rsidRPr="00AF2F7C">
          <w:instrText>HYPERLINK "https://rev.trendmd.com/open/kzdNijubBnj-8hTxuYmP5T1Csi5CFOcKPXxFcUVvQF_1fh9HfUSav9pZpbZVVbjrSSLZr7rfQo3uyu0bCjHhyj3HTpiFx-_S4-CsunkOuaa-MBnspWD2hgBmDmox-nCYC3bkm4LllT-qWdU0oVHFyi6TElE7QqhdlVzRpwNubowejTn7IZVOwAWiEkFoV1kr3V4HfUVQRK4n5CQd3dnUPrkPB6Kr8iOzxlNB3NNdjzQIGKKKFoTpJhXTWNfj91doo6TdvzezojA25XAbQxHygStk-UHU51cawcL7WgOluts_cuX-7VLSLj-mC7PiS8VolEiMpS-8UTdEooAMzgNCD9sqULn1Z_NPJv3B65LkpTb4vue6qTGxLm9NSP7YncFiD-0lwrx8GPguCOIUlkujFoWPSsGUbvA_qdmzhY_-ARs6uJHA_5omZZGaNhqrpvB6NsacoCj5IEJOrnPF9Is5Tw9tQ0wj2EmyHWEnZ22JkNfsZloWE1xL5pAiJ9RXe0AR3kyGoHUvzeaAEwQ6lZ1OTPG-h9kI2WNv-LMaaXXBE0zSCvqE0C0UAQSK2clk0O5m56r9HgH-Ae816EtvRwcO0oc8iQE1e6qT9FVroStURWF3ZQLKI8HoA1Afkq87O36XJr8JrKjnhdKiFERuA1Ig0loWiwzDll4Z18h-9qYek8hoFBxYPu6cVsvGXlc9l8s2dbvFbY0cVRp8ljPlNsjoE6Y4ZO8utngufiphmkoW9a9kVWqIN5_v2jNVMTcoPU0XSBptdfgyv9qhgV6h4GisgzVVLPn01B1jWiu6ElxSFFoi0fgYBDIvxPkdDCm48hB3ELHEWpoprQHfk_g8IoxmFp0fxPseNYgVcpz3Jupkk7o_RTL2hZuP0ULcHTh84e-lJ1D0UC5u1iZ-ye3HPpzlOnaHib_Kgo-ii8LVGp5iDjBW3qNhSNVW2tr2jwa_RnNIh2l1EfM6ilYwwi1gqg4fpzWxC-EA7YvtT6BdY67hlZY9Nwpb6U-HKFKJdS7SS0uu3BwhJQlAbSWJQNbrPWIVeD_zR9ff6ViQ5I3IBgnnwq5jHi7dWsapBOW1KU5wwkthHmVi_qUIGZH6yiV-adk7AIfWgOHwgqsQEkaonXZIHoTR83-FBV-WIHgN1YPyfbepFDvSISM0F12p9u2_13LffkqPnyU21WhY2Zn_lq0kHN_WWFFW5LW1EnXWTA6Hw8APwzMmaTRxKhYpa-TO0MLd87X3K6103eNChDI3ocrKM1gP0iJWconJmrz_LNZPjF5d3fvadP95deN2SE9KUSfkBxK1nwWK8dkN1_Nqhn8jiO7wJcY-NO1_gnx-_JwMcNZSfM9_LiSwcPPUDYX1b_FPQLOGQBOXJeB6_SJCVu9PBl4oyo7mBZOqU9cpeHHkmpcz7wjOPtq-YzClz4pWHsNH85ex2_TdsPsv-4I8IKzon4YDzMg5yTFXAVtQ7y2RYdcgPAaJTNgJBFRSxX19Q6UCI6lJCQFzLS3tYFYqUtg8H8Tmnmd6cZNDeyQAPQ4NZbBDcLGD" \t "_blank"</w:instrText>
        </w:r>
        <w:r w:rsidRPr="00AF2F7C">
          <w:fldChar w:fldCharType="separate"/>
        </w:r>
        <w:r w:rsidRPr="00AF2F7C">
          <w:rPr>
            <w:rStyle w:val="Hyperlink"/>
          </w:rPr>
          <w:t>Categorical classification of skin cancer using a weighted ensemble of transfer learning with test time augmentation</w:t>
        </w:r>
        <w:r w:rsidRPr="00AF2F7C">
          <w:fldChar w:fldCharType="end"/>
        </w:r>
      </w:ins>
    </w:p>
    <w:p w14:paraId="0D1DF110" w14:textId="77777777" w:rsidR="00AF2F7C" w:rsidRPr="00AF2F7C" w:rsidRDefault="00AF2F7C" w:rsidP="00AF2F7C">
      <w:pPr>
        <w:rPr>
          <w:ins w:id="32" w:author="Unknown"/>
        </w:rPr>
      </w:pPr>
      <w:ins w:id="33" w:author="Unknown">
        <w:r w:rsidRPr="00AF2F7C">
          <w:t xml:space="preserve">Aliyu </w:t>
        </w:r>
        <w:proofErr w:type="spellStart"/>
        <w:r w:rsidRPr="00AF2F7C">
          <w:t>Tetengi</w:t>
        </w:r>
        <w:proofErr w:type="spellEnd"/>
        <w:r w:rsidRPr="00AF2F7C">
          <w:t xml:space="preserve"> Ibrahim, Data Science and Management, 2025</w:t>
        </w:r>
      </w:ins>
    </w:p>
    <w:p w14:paraId="50B5A923" w14:textId="77777777" w:rsidR="00AF2F7C" w:rsidRPr="00AF2F7C" w:rsidRDefault="00AF2F7C" w:rsidP="00AF2F7C">
      <w:pPr>
        <w:numPr>
          <w:ilvl w:val="0"/>
          <w:numId w:val="4"/>
        </w:numPr>
        <w:rPr>
          <w:ins w:id="34" w:author="Unknown"/>
        </w:rPr>
      </w:pPr>
      <w:ins w:id="35" w:author="Unknown">
        <w:r w:rsidRPr="00AF2F7C">
          <w:fldChar w:fldCharType="begin"/>
        </w:r>
        <w:r w:rsidRPr="00AF2F7C">
          <w:instrText>HYPERLINK "https://rev.trendmd.com/open/NlI5KExjfnhMuzyVKt-G65XSa_2jUTJ497TYmL2MTrYo4UMom1aQCqO__ucZMmVAwh9240l1-I0SFmLMKqKOAd4GPqpzL1vsYUiP8e_JYU123t3qlHrABsIIvUA8zldiV04DWyFlyhhgjHOYAGElb666ZwuxiROoclZfRU7-U3QsMK8EuUDf2WsznoadpnqyFvVTFRdfRg55B7eyUSbAZX6Aa8knCZE2siOlTRqRaSY16QjTe3ophmBeivqqNXHIdD6p6-gxXyotJ2cxDfrZtcrxOrZUjayyg3eINziGAwepmxUMU-JqVOkHkgX-Nh4SGfN-8o99OQP_SvPa7adyZLesL05HTwuqkM89jJyn_nUJHxEdQf9boBBOMod2huei19OohjsMebEpAwuXUSdK3AvYbR_SeBAH_i8aA2zt1dHo-mdu1T-TqIsjIDBILwL5BFQup83BgXXgP5-tVyHgGxYhVSPqXnt2Bzb5mBDfa0co-E3en7NNjrLHkD6hxZZMbQ9L8LKbC2tI1A6atO7bSu6EkYimBxTaDs9V6Qyb8lg7NZ8oFgqpOen_arPYw2B1Na0UIi4envtala7X1ecaBA5TH47haVVZz4KgwEx3hNpk7m3N_vi_6gzmdL8u6yaaWkW-tKPDB2uKZO2IyMPPW3KVOzdnMTaoulCSo2PPIBW_bSF6wug0A4sjIZ9gpUj5FGXvru8YKZ3m1L9UHEXIrDGTZMt2g-vpWpyurmbKMfzzGUh3rPN6SEzwkXHE4wrBNSD7W3bSxqNQSHjVNsemSeM5ahHbDLFNCBlg_wPxW0CbixwbLMxwXu_XS3vdYEufNiuihS54_6jD_vS33tfHPgqnSfjrlBT0oZjboPZkhIqRgPW0IIXvG4vhcQyckTVDEp3sK-J1Hbm4_P0Zb8u95GsjuVbNK9Xuz5d788YWq-IBsg8grYBrUncUsR2ukYjWfdX6MrBHLK5qpqs-fGJ7l1S5EQULqDz5vjZoAUsxswNZ79E9d7A7HbFvOTiunTkx-UonAJs-V4A6sNHp6S5MmqFBB3OiR-2AD-6MVbhLoWb4aa7hLtBTjsRA0Pi0x0WUF6OelRBltzT9R4F7bdzRkq3Ji2rh5QZ0TwPHz5c2z0ow2hec3vu1ctsUbzLzJdE1RqraBr6P_2lYDdJ8KXmC2QNAte3GyfDq2sDWygVwERWeen4cb-I3-zUfjGy8fHXLZRTOxAxCRNJmy7yWskbJkO8i5AzNSvMl3x7DJvnfYufm1O6vKc42hGWXKgoPDQ-mQpo2pM63f5GSWd2jGtlurk_jlTvh4YSHBRImXRAdsY-KAHYHOyROrqHafqURM-T3xyWvY6EOI6QcR9R-i6ouQ3gYfCqAS4tnCVGmxR6hcfC0eAmGLE1sCxNaq_liHSXsAAv502kuxvoeRAz80nU6coH-cHkobfJMf-SIC_4x3Ww2iGTS4T71W526NS8r1w" \t "_blank"</w:instrText>
        </w:r>
        <w:r w:rsidRPr="00AF2F7C">
          <w:fldChar w:fldCharType="separate"/>
        </w:r>
        <w:r w:rsidRPr="00AF2F7C">
          <w:rPr>
            <w:rStyle w:val="Hyperlink"/>
          </w:rPr>
          <w:t xml:space="preserve">Mechanism of </w:t>
        </w:r>
        <w:proofErr w:type="spellStart"/>
        <w:r w:rsidRPr="00AF2F7C">
          <w:rPr>
            <w:rStyle w:val="Hyperlink"/>
          </w:rPr>
          <w:t>Gancao</w:t>
        </w:r>
        <w:proofErr w:type="spellEnd"/>
        <w:r w:rsidRPr="00AF2F7C">
          <w:rPr>
            <w:rStyle w:val="Hyperlink"/>
          </w:rPr>
          <w:t xml:space="preserve"> </w:t>
        </w:r>
        <w:proofErr w:type="spellStart"/>
        <w:r w:rsidRPr="00AF2F7C">
          <w:rPr>
            <w:rStyle w:val="Hyperlink"/>
          </w:rPr>
          <w:t>Xiexin</w:t>
        </w:r>
        <w:proofErr w:type="spellEnd"/>
        <w:r w:rsidRPr="00AF2F7C">
          <w:rPr>
            <w:rStyle w:val="Hyperlink"/>
          </w:rPr>
          <w:t xml:space="preserve"> Decoction in Treating Type 2 Diabetes Mellitus Skin Injury Based on Network Pharmacology</w:t>
        </w:r>
        <w:r w:rsidRPr="00AF2F7C">
          <w:fldChar w:fldCharType="end"/>
        </w:r>
      </w:ins>
    </w:p>
    <w:p w14:paraId="642671A3" w14:textId="77777777" w:rsidR="00AF2F7C" w:rsidRPr="00AF2F7C" w:rsidRDefault="00AF2F7C" w:rsidP="00AF2F7C">
      <w:pPr>
        <w:rPr>
          <w:ins w:id="36" w:author="Unknown"/>
        </w:rPr>
      </w:pPr>
      <w:proofErr w:type="spellStart"/>
      <w:ins w:id="37" w:author="Unknown">
        <w:r w:rsidRPr="00AF2F7C">
          <w:t>Yifen</w:t>
        </w:r>
        <w:proofErr w:type="spellEnd"/>
        <w:r w:rsidRPr="00AF2F7C">
          <w:t xml:space="preserve"> LIU, </w:t>
        </w:r>
        <w:proofErr w:type="spellStart"/>
        <w:r w:rsidRPr="00AF2F7C">
          <w:t>Junxian</w:t>
        </w:r>
        <w:proofErr w:type="spellEnd"/>
        <w:r w:rsidRPr="00AF2F7C">
          <w:t xml:space="preserve"> Chen, </w:t>
        </w:r>
        <w:proofErr w:type="spellStart"/>
        <w:r w:rsidRPr="00AF2F7C">
          <w:t>Hongtao</w:t>
        </w:r>
        <w:proofErr w:type="spellEnd"/>
        <w:r w:rsidRPr="00AF2F7C">
          <w:t xml:space="preserve"> Tan, Journal of new Chinese medicine, 2024</w:t>
        </w:r>
      </w:ins>
    </w:p>
    <w:p w14:paraId="31E276D2" w14:textId="77777777" w:rsidR="00AF2F7C" w:rsidRPr="00AF2F7C" w:rsidRDefault="00AF2F7C" w:rsidP="00AF2F7C">
      <w:pPr>
        <w:numPr>
          <w:ilvl w:val="0"/>
          <w:numId w:val="4"/>
        </w:numPr>
        <w:rPr>
          <w:ins w:id="38" w:author="Unknown"/>
        </w:rPr>
      </w:pPr>
      <w:ins w:id="39" w:author="Unknown">
        <w:r w:rsidRPr="00AF2F7C">
          <w:fldChar w:fldCharType="begin"/>
        </w:r>
        <w:r w:rsidRPr="00AF2F7C">
          <w:instrText>HYPERLINK "https://rev.trendmd.com/open/ouWzacWYLkX-pVWwfpBkTV_ZW7_goef3HPRqERXVCJee4CWntlYZT0rgtSdyFRCpwyxUCuqtAm_MyQ9E6RMoyCdYRnVy0q5Qe6WS2Iu1YgFvHYAuFhUVHqc2zd23rx5Dv-FpoY9Xpmu_yv7UmlyOXocwrse-5M8_tCteB-bAy50Xp_LxQ2tCtJVirfyGFlf23SLV8C6VtW6ybjGunwf_1iiG3wtfd4BcRT4Ao1mJWUawq2oUNupA0-3a-Hw8xCIbiBsIyxW-7PqLAkO8qk3NR0VvAb4zZKVkQZQxB1-c7byLijX460vkBrrJVDwi45ZMt5Ya3p2tzjknr91GIQq8dQUmPBL9XLoZV2A02RihSJ9zKBQmd35tAwN61DbboDOYQa7PpaQUUki8g6FVzyOpYKNwQfRCtXZ4V250fUW9hI65BRjy1Sy7wdpp92D4nKxqD2MgS-brZOxyWmnktX1QUW4Za68Gwrrji4UD_QlDlpysC5ZMk12W5trxhAZFb8oLl55YX2BsUh4SQETM1j6HLPnpJCZO8_3RppiP9IkGMkpjgkcpkTZJCT0f504OgepZii-tqr7dzErRQ_IMyiNosjAUDl68aJyhen3urVtxvRB8gc398GYefDUi6SgywIIJZkiWH4BHgYX07ABNn4mybeyoM9YB9Nt_K2yvsHG1Zurc3tEX-HoOs0pZxV5jsfd25a55Q9drRNEpg-KvJMGVnWGl6RxWJyAUPPZ1RD804KCZpgSK5cm4Bpt09ZDW20yjtUJG-k81kcQ7IZ-bERrQxBo4UkU4tVZ3SMW2aM8iNOUI7Ornag0zQ00BxwVSD_Zu6mY-iFfPSFmB4MQeS4-OpGEOzf5TC8BJdHZjGk_Lmz9QmYisG6leZw0kz0DIYr267VIXvSUYW32DHn424ntwJJLtx5v0ohi5yy3gPCwIQqG938tyc-MFeEYDsINSzwwxn6iNRPDOlHyxwLxmOZrk7d4MjRdg_ipP__amp7lWJxjB4G3O8UZCq_DxwvWzvPARGS8J6fSelaOVSwmmtOdkJeU9hpL5XZ-I_5XFDDpl4h4Xh8o0zmO8AncIS4_t3sDrjV-jtHckrwScmT2s47xnPZhSKCdQktVg4jQ8Wg-HYZKxyKp2AorHGPJWN1b2iZ1U96LsA82IyK54Xwc5a6s0GACay82hZmmHedh7N5cfE9WVmo7PPg0sM47ymCug4KkbkmKzZchKJs2vs2sqsnIoPrWiMPzPqgAdLKpITTXt4gp9heU-M7VIpRJZ_75oQsZG2aHiV0c45Lvvec0_GHJdGE_uw1fnVE2hWNI9qSxHoQQ0OMgnf03SRmcE3VqwybqvSqjTXBsHOO4pO9K_0oFGJ-bJCBl531G6aMSXeDyMv1jTL2K95AqYrhAkE8acPb8VvjMWSHlf39oiyK_6EzNz_PQ1DyLZfecLL7Jyl2TN0u8A91SFAiA7n_owYwRlD7c4aw" \t "_blank"</w:instrText>
        </w:r>
        <w:r w:rsidRPr="00AF2F7C">
          <w:fldChar w:fldCharType="separate"/>
        </w:r>
        <w:r w:rsidRPr="00AF2F7C">
          <w:rPr>
            <w:rStyle w:val="Hyperlink"/>
          </w:rPr>
          <w:t>Study on the Clinical Characteristics of Patients with Skin Ulcer in Lingnan Area and the Distribution of Their Traditional Chinese Medicine Syndrome Types</w:t>
        </w:r>
        <w:r w:rsidRPr="00AF2F7C">
          <w:fldChar w:fldCharType="end"/>
        </w:r>
      </w:ins>
    </w:p>
    <w:p w14:paraId="57F532C0" w14:textId="77777777" w:rsidR="00AF2F7C" w:rsidRPr="00AF2F7C" w:rsidRDefault="00AF2F7C" w:rsidP="00AF2F7C">
      <w:pPr>
        <w:rPr>
          <w:ins w:id="40" w:author="Unknown"/>
        </w:rPr>
      </w:pPr>
      <w:ins w:id="41" w:author="Unknown">
        <w:r w:rsidRPr="00AF2F7C">
          <w:lastRenderedPageBreak/>
          <w:t>HE You, LI Hong-</w:t>
        </w:r>
        <w:proofErr w:type="spellStart"/>
        <w:r w:rsidRPr="00AF2F7C">
          <w:t>yi</w:t>
        </w:r>
        <w:proofErr w:type="spellEnd"/>
        <w:r w:rsidRPr="00AF2F7C">
          <w:t>, HUO Jing-</w:t>
        </w:r>
        <w:proofErr w:type="spellStart"/>
        <w:r w:rsidRPr="00AF2F7C">
          <w:t>shan</w:t>
        </w:r>
        <w:proofErr w:type="spellEnd"/>
        <w:r w:rsidRPr="00AF2F7C">
          <w:t xml:space="preserve">, et al., Journal of Guangzhou </w:t>
        </w:r>
        <w:proofErr w:type="gramStart"/>
        <w:r w:rsidRPr="00AF2F7C">
          <w:t>university</w:t>
        </w:r>
        <w:proofErr w:type="gramEnd"/>
        <w:r w:rsidRPr="00AF2F7C">
          <w:t xml:space="preserve"> of traditional Chinese medicine, 2024</w:t>
        </w:r>
      </w:ins>
    </w:p>
    <w:p w14:paraId="2D42BBFF"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386"/>
    <w:multiLevelType w:val="multilevel"/>
    <w:tmpl w:val="271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807BC"/>
    <w:multiLevelType w:val="multilevel"/>
    <w:tmpl w:val="E20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2170E"/>
    <w:multiLevelType w:val="multilevel"/>
    <w:tmpl w:val="341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92E3F"/>
    <w:multiLevelType w:val="multilevel"/>
    <w:tmpl w:val="A49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96495">
    <w:abstractNumId w:val="0"/>
  </w:num>
  <w:num w:numId="2" w16cid:durableId="335886777">
    <w:abstractNumId w:val="3"/>
  </w:num>
  <w:num w:numId="3" w16cid:durableId="522474311">
    <w:abstractNumId w:val="2"/>
  </w:num>
  <w:num w:numId="4" w16cid:durableId="1784571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18"/>
    <w:rsid w:val="00315F18"/>
    <w:rsid w:val="00433FDD"/>
    <w:rsid w:val="00AF2F7C"/>
    <w:rsid w:val="00D477E3"/>
    <w:rsid w:val="00E97DE0"/>
    <w:rsid w:val="00F04352"/>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2F2B3-1581-4D37-9AB0-9E181A25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18"/>
    <w:rPr>
      <w:rFonts w:eastAsiaTheme="majorEastAsia" w:cstheme="majorBidi"/>
      <w:color w:val="272727" w:themeColor="text1" w:themeTint="D8"/>
    </w:rPr>
  </w:style>
  <w:style w:type="paragraph" w:styleId="Title">
    <w:name w:val="Title"/>
    <w:basedOn w:val="Normal"/>
    <w:next w:val="Normal"/>
    <w:link w:val="TitleChar"/>
    <w:uiPriority w:val="10"/>
    <w:qFormat/>
    <w:rsid w:val="00315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18"/>
    <w:pPr>
      <w:spacing w:before="160"/>
      <w:jc w:val="center"/>
    </w:pPr>
    <w:rPr>
      <w:i/>
      <w:iCs/>
      <w:color w:val="404040" w:themeColor="text1" w:themeTint="BF"/>
    </w:rPr>
  </w:style>
  <w:style w:type="character" w:customStyle="1" w:styleId="QuoteChar">
    <w:name w:val="Quote Char"/>
    <w:basedOn w:val="DefaultParagraphFont"/>
    <w:link w:val="Quote"/>
    <w:uiPriority w:val="29"/>
    <w:rsid w:val="00315F18"/>
    <w:rPr>
      <w:i/>
      <w:iCs/>
      <w:color w:val="404040" w:themeColor="text1" w:themeTint="BF"/>
    </w:rPr>
  </w:style>
  <w:style w:type="paragraph" w:styleId="ListParagraph">
    <w:name w:val="List Paragraph"/>
    <w:basedOn w:val="Normal"/>
    <w:uiPriority w:val="34"/>
    <w:qFormat/>
    <w:rsid w:val="00315F18"/>
    <w:pPr>
      <w:ind w:left="720"/>
      <w:contextualSpacing/>
    </w:pPr>
  </w:style>
  <w:style w:type="character" w:styleId="IntenseEmphasis">
    <w:name w:val="Intense Emphasis"/>
    <w:basedOn w:val="DefaultParagraphFont"/>
    <w:uiPriority w:val="21"/>
    <w:qFormat/>
    <w:rsid w:val="00315F18"/>
    <w:rPr>
      <w:i/>
      <w:iCs/>
      <w:color w:val="2F5496" w:themeColor="accent1" w:themeShade="BF"/>
    </w:rPr>
  </w:style>
  <w:style w:type="paragraph" w:styleId="IntenseQuote">
    <w:name w:val="Intense Quote"/>
    <w:basedOn w:val="Normal"/>
    <w:next w:val="Normal"/>
    <w:link w:val="IntenseQuoteChar"/>
    <w:uiPriority w:val="30"/>
    <w:qFormat/>
    <w:rsid w:val="00315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F18"/>
    <w:rPr>
      <w:i/>
      <w:iCs/>
      <w:color w:val="2F5496" w:themeColor="accent1" w:themeShade="BF"/>
    </w:rPr>
  </w:style>
  <w:style w:type="character" w:styleId="IntenseReference">
    <w:name w:val="Intense Reference"/>
    <w:basedOn w:val="DefaultParagraphFont"/>
    <w:uiPriority w:val="32"/>
    <w:qFormat/>
    <w:rsid w:val="00315F18"/>
    <w:rPr>
      <w:b/>
      <w:bCs/>
      <w:smallCaps/>
      <w:color w:val="2F5496" w:themeColor="accent1" w:themeShade="BF"/>
      <w:spacing w:val="5"/>
    </w:rPr>
  </w:style>
  <w:style w:type="character" w:styleId="Hyperlink">
    <w:name w:val="Hyperlink"/>
    <w:basedOn w:val="DefaultParagraphFont"/>
    <w:uiPriority w:val="99"/>
    <w:unhideWhenUsed/>
    <w:rsid w:val="00AF2F7C"/>
    <w:rPr>
      <w:color w:val="0563C1" w:themeColor="hyperlink"/>
      <w:u w:val="single"/>
    </w:rPr>
  </w:style>
  <w:style w:type="character" w:styleId="UnresolvedMention">
    <w:name w:val="Unresolved Mention"/>
    <w:basedOn w:val="DefaultParagraphFont"/>
    <w:uiPriority w:val="99"/>
    <w:semiHidden/>
    <w:unhideWhenUsed/>
    <w:rsid w:val="00AF2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rmnetnz.org/topics/acne-vulgaris" TargetMode="External"/><Relationship Id="rId13" Type="http://schemas.openxmlformats.org/officeDocument/2006/relationships/hyperlink" Target="https://dermnetnz.org/topics/anti-androgen-therap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rmnetnz.org/topics/sebum" TargetMode="External"/><Relationship Id="rId12" Type="http://schemas.openxmlformats.org/officeDocument/2006/relationships/hyperlink" Target="https://dermnetnz.org/topics/topical-retinoids" TargetMode="External"/><Relationship Id="rId17" Type="http://schemas.openxmlformats.org/officeDocument/2006/relationships/hyperlink" Target="https://www.amazon.com/Dermatology-Made-second-Amanda-Oakley-dp-1914961161/dp/1914961161/ref=dp_ob_title_bk?&amp;_encoding=UTF8&amp;tag=nzdermnet-20&amp;linkCode=ur2&amp;linkId=2addc7901a76f7726fa42eeeea7a28ea&amp;camp=1789&amp;creative=9325" TargetMode="External"/><Relationship Id="rId2" Type="http://schemas.openxmlformats.org/officeDocument/2006/relationships/styles" Target="styles.xml"/><Relationship Id="rId16" Type="http://schemas.openxmlformats.org/officeDocument/2006/relationships/hyperlink" Target="https://dermnetnz.org/topics/books-about-the-skin/" TargetMode="External"/><Relationship Id="rId1" Type="http://schemas.openxmlformats.org/officeDocument/2006/relationships/numbering" Target="numbering.xml"/><Relationship Id="rId6" Type="http://schemas.openxmlformats.org/officeDocument/2006/relationships/hyperlink" Target="https://dermnetnz.org/topics/seborrhoea?utm_source=chatgpt.com" TargetMode="External"/><Relationship Id="rId11" Type="http://schemas.openxmlformats.org/officeDocument/2006/relationships/hyperlink" Target="https://dermnetnz.org/topics/congenital-adrenal-hyperplasia" TargetMode="External"/><Relationship Id="rId5" Type="http://schemas.openxmlformats.org/officeDocument/2006/relationships/hyperlink" Target="https://dermnetnz.org/topics/seborrhoea?utm_source=chatgpt.com" TargetMode="External"/><Relationship Id="rId15" Type="http://schemas.openxmlformats.org/officeDocument/2006/relationships/hyperlink" Target="https://dermnetnz.org/topics/acne-and-other-follicular-disorders" TargetMode="External"/><Relationship Id="rId10" Type="http://schemas.openxmlformats.org/officeDocument/2006/relationships/hyperlink" Target="https://dermnetnz.org/topics/polycystic-ovary-syndrom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rmnetnz.org/topics/acromegaly" TargetMode="External"/><Relationship Id="rId14" Type="http://schemas.openxmlformats.org/officeDocument/2006/relationships/hyperlink" Target="https://dermnetnz.org/topics/isotretin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3023</Words>
  <Characters>17234</Characters>
  <Application>Microsoft Office Word</Application>
  <DocSecurity>0</DocSecurity>
  <Lines>143</Lines>
  <Paragraphs>40</Paragraphs>
  <ScaleCrop>false</ScaleCrop>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2026-08-19T12:14:00Z</dcterms:created>
  <dcterms:modified xsi:type="dcterms:W3CDTF">2026-08-19T12:14:00Z</dcterms:modified>
</cp:coreProperties>
</file>